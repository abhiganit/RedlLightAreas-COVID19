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Impact of continued closure of red-light areas on COVID-19 transmission in India</w:t>
      </w:r>
    </w:p>
    <w:p w:rsidR="00000000" w:rsidDel="00000000" w:rsidP="00000000" w:rsidRDefault="00000000" w:rsidRPr="00000000" w14:paraId="00000002">
      <w:pPr>
        <w:spacing w:after="120" w:before="240" w:lineRule="auto"/>
        <w:rPr>
          <w:b w:val="1"/>
        </w:rPr>
      </w:pPr>
      <w:r w:rsidDel="00000000" w:rsidR="00000000" w:rsidRPr="00000000">
        <w:rPr>
          <w:rtl w:val="0"/>
        </w:rPr>
      </w:r>
    </w:p>
    <w:p w:rsidR="00000000" w:rsidDel="00000000" w:rsidP="00000000" w:rsidRDefault="00000000" w:rsidRPr="00000000" w14:paraId="00000003">
      <w:pPr>
        <w:spacing w:after="120" w:before="240" w:lineRule="auto"/>
        <w:rPr>
          <w:b w:val="1"/>
        </w:rPr>
      </w:pPr>
      <w:r w:rsidDel="00000000" w:rsidR="00000000" w:rsidRPr="00000000">
        <w:rPr>
          <w:b w:val="1"/>
          <w:rtl w:val="0"/>
        </w:rPr>
        <w:t xml:space="preserve">Introduction</w:t>
      </w:r>
    </w:p>
    <w:p w:rsidR="00000000" w:rsidDel="00000000" w:rsidP="00000000" w:rsidRDefault="00000000" w:rsidRPr="00000000" w14:paraId="00000004">
      <w:pPr>
        <w:ind w:firstLine="540"/>
        <w:jc w:val="both"/>
        <w:rPr>
          <w:ins w:author="Alison Galvani" w:id="14" w:date="2020-05-06T19:46:49Z"/>
        </w:rPr>
      </w:pPr>
      <w:r w:rsidDel="00000000" w:rsidR="00000000" w:rsidRPr="00000000">
        <w:rPr>
          <w:rtl w:val="0"/>
        </w:rPr>
        <w:t xml:space="preserve">The COVID-19 pandemic is a major threat to India </w:t>
      </w:r>
      <w:hyperlink r:id="rId7">
        <w:r w:rsidDel="00000000" w:rsidR="00000000" w:rsidRPr="00000000">
          <w:rPr>
            <w:b w:val="0"/>
            <w:color w:val="000000"/>
            <w:u w:val="none"/>
            <w:rtl w:val="0"/>
          </w:rPr>
          <w:t xml:space="preserve">[1]</w:t>
        </w:r>
      </w:hyperlink>
      <w:r w:rsidDel="00000000" w:rsidR="00000000" w:rsidRPr="00000000">
        <w:rPr>
          <w:rtl w:val="0"/>
        </w:rPr>
        <w:t xml:space="preserve">, </w:t>
      </w:r>
      <w:r w:rsidDel="00000000" w:rsidR="00000000" w:rsidRPr="00000000">
        <w:rPr>
          <w:b w:val="1"/>
          <w:rtl w:val="0"/>
          <w:rPrChange w:author="Alison Galvani" w:id="0" w:date="2020-05-06T18:39:45Z">
            <w:rPr/>
          </w:rPrChange>
        </w:rPr>
        <w:t xml:space="preserve">one</w:t>
      </w:r>
      <w:r w:rsidDel="00000000" w:rsidR="00000000" w:rsidRPr="00000000">
        <w:rPr>
          <w:rtl w:val="0"/>
        </w:rPr>
        <w:t xml:space="preserve"> of the most populous nations </w:t>
      </w:r>
      <w:ins w:author="Alison Galvani" w:id="1" w:date="2020-05-06T18:39:17Z">
        <w:r w:rsidDel="00000000" w:rsidR="00000000" w:rsidRPr="00000000">
          <w:rPr>
            <w:rtl w:val="0"/>
          </w:rPr>
          <w:t xml:space="preserve">in</w:t>
        </w:r>
      </w:ins>
      <w:del w:author="Alison Galvani" w:id="1" w:date="2020-05-06T18:39:17Z">
        <w:r w:rsidDel="00000000" w:rsidR="00000000" w:rsidRPr="00000000">
          <w:rPr>
            <w:rtl w:val="0"/>
          </w:rPr>
          <w:delText xml:space="preserve">of</w:delText>
        </w:r>
      </w:del>
      <w:r w:rsidDel="00000000" w:rsidR="00000000" w:rsidRPr="00000000">
        <w:rPr>
          <w:rtl w:val="0"/>
        </w:rPr>
        <w:t xml:space="preserve"> the world. </w:t>
      </w:r>
      <w:r w:rsidDel="00000000" w:rsidR="00000000" w:rsidRPr="00000000">
        <w:rPr>
          <w:b w:val="1"/>
          <w:rtl w:val="0"/>
          <w:rPrChange w:author="Alison Galvani" w:id="2" w:date="2020-05-06T18:39:50Z">
            <w:rPr/>
          </w:rPrChange>
        </w:rPr>
        <w:t xml:space="preserve">One</w:t>
      </w:r>
      <w:r w:rsidDel="00000000" w:rsidR="00000000" w:rsidRPr="00000000">
        <w:rPr>
          <w:rtl w:val="0"/>
        </w:rPr>
        <w:t xml:space="preserve"> measure to address the potential threat is the targeting of prevention measures within vulnerable communities that may be the first to experience widespread transmission and </w:t>
      </w:r>
      <w:del w:author="Alison Galvani" w:id="3" w:date="2020-05-06T18:40:47Z">
        <w:r w:rsidDel="00000000" w:rsidR="00000000" w:rsidRPr="00000000">
          <w:rPr>
            <w:rtl w:val="0"/>
          </w:rPr>
          <w:delText xml:space="preserve">that can </w:delText>
        </w:r>
      </w:del>
      <w:r w:rsidDel="00000000" w:rsidR="00000000" w:rsidRPr="00000000">
        <w:rPr>
          <w:rtl w:val="0"/>
        </w:rPr>
        <w:t xml:space="preserve">propagate transmission to the general population. One such community is that of red-light areas, within which the difficulty of social distancing, </w:t>
      </w:r>
      <w:ins w:author="Alison Galvani" w:id="4" w:date="2020-05-06T18:42:35Z">
        <w:r w:rsidDel="00000000" w:rsidR="00000000" w:rsidRPr="00000000">
          <w:rPr>
            <w:rtl w:val="0"/>
          </w:rPr>
          <w:t xml:space="preserve">contact patterns, population density</w:t>
        </w:r>
      </w:ins>
      <w:del w:author="Alison Galvani" w:id="4" w:date="2020-05-06T18:42:35Z">
        <w:r w:rsidDel="00000000" w:rsidR="00000000" w:rsidRPr="00000000">
          <w:rPr>
            <w:rtl w:val="0"/>
          </w:rPr>
          <w:delText xml:space="preserve">routine activity patterns of key community members</w:delText>
        </w:r>
      </w:del>
      <w:r w:rsidDel="00000000" w:rsidR="00000000" w:rsidRPr="00000000">
        <w:rPr>
          <w:rtl w:val="0"/>
        </w:rPr>
        <w:t xml:space="preserve">, and the potential transmission to </w:t>
      </w:r>
      <w:ins w:author="Alison Galvani" w:id="5" w:date="2020-05-06T18:44:02Z">
        <w:r w:rsidDel="00000000" w:rsidR="00000000" w:rsidRPr="00000000">
          <w:rPr>
            <w:rtl w:val="0"/>
          </w:rPr>
          <w:t xml:space="preserve">and from </w:t>
        </w:r>
      </w:ins>
      <w:r w:rsidDel="00000000" w:rsidR="00000000" w:rsidRPr="00000000">
        <w:rPr>
          <w:rtl w:val="0"/>
        </w:rPr>
        <w:t xml:space="preserve">diverse geographies</w:t>
      </w:r>
      <w:ins w:author="Alison Galvani" w:id="6" w:date="2020-05-06T18:44:17Z">
        <w:r w:rsidDel="00000000" w:rsidR="00000000" w:rsidRPr="00000000">
          <w:rPr>
            <w:rtl w:val="0"/>
          </w:rPr>
          <w:t xml:space="preserve"> may combine to make red-light communities key populations at high risk of COVID-19</w:t>
        </w:r>
      </w:ins>
      <w:del w:author="Alison Galvani" w:id="6" w:date="2020-05-06T18:44:17Z">
        <w:r w:rsidDel="00000000" w:rsidR="00000000" w:rsidRPr="00000000">
          <w:rPr>
            <w:rtl w:val="0"/>
          </w:rPr>
          <w:delText xml:space="preserve"> all implicate as highly relevant to the spread of COVID-19.</w:delText>
        </w:r>
      </w:del>
      <w:r w:rsidDel="00000000" w:rsidR="00000000" w:rsidRPr="00000000">
        <w:rPr>
          <w:rtl w:val="0"/>
        </w:rPr>
        <w:t xml:space="preserve"> COVID-19 is contagious and transmitted by respiratory droplets </w:t>
      </w:r>
      <w:hyperlink r:id="rId8">
        <w:r w:rsidDel="00000000" w:rsidR="00000000" w:rsidRPr="00000000">
          <w:rPr>
            <w:b w:val="0"/>
            <w:color w:val="000000"/>
            <w:u w:val="none"/>
            <w:rtl w:val="0"/>
          </w:rPr>
          <w:t xml:space="preserve">[2]</w:t>
        </w:r>
      </w:hyperlink>
      <w:r w:rsidDel="00000000" w:rsidR="00000000" w:rsidRPr="00000000">
        <w:rPr>
          <w:rtl w:val="0"/>
        </w:rPr>
        <w:t xml:space="preserve">. As a </w:t>
      </w:r>
      <w:ins w:author="Alison Galvani" w:id="7" w:date="2020-05-06T19:08:35Z">
        <w:r w:rsidDel="00000000" w:rsidR="00000000" w:rsidRPr="00000000">
          <w:rPr>
            <w:rtl w:val="0"/>
          </w:rPr>
          <w:t xml:space="preserve">primary</w:t>
        </w:r>
      </w:ins>
      <w:del w:author="Alison Galvani" w:id="7" w:date="2020-05-06T19:08:35Z">
        <w:r w:rsidDel="00000000" w:rsidR="00000000" w:rsidRPr="00000000">
          <w:rPr>
            <w:rtl w:val="0"/>
          </w:rPr>
          <w:delText xml:space="preserve">non-pharmaceutical</w:delText>
        </w:r>
      </w:del>
      <w:r w:rsidDel="00000000" w:rsidR="00000000" w:rsidRPr="00000000">
        <w:rPr>
          <w:rtl w:val="0"/>
        </w:rPr>
        <w:t xml:space="preserve"> intervention measure, social distancing involves staying </w:t>
      </w:r>
      <w:ins w:author="Alison Galvani" w:id="8" w:date="2020-05-06T19:07:58Z">
        <w:r w:rsidDel="00000000" w:rsidR="00000000" w:rsidRPr="00000000">
          <w:rPr>
            <w:rtl w:val="0"/>
          </w:rPr>
          <w:t xml:space="preserve">at least </w:t>
        </w:r>
      </w:ins>
      <w:r w:rsidDel="00000000" w:rsidR="00000000" w:rsidRPr="00000000">
        <w:rPr>
          <w:rtl w:val="0"/>
        </w:rPr>
        <w:t xml:space="preserve">one meter away from other individuals to prevent transmission </w:t>
      </w:r>
      <w:hyperlink r:id="rId9">
        <w:r w:rsidDel="00000000" w:rsidR="00000000" w:rsidRPr="00000000">
          <w:rPr>
            <w:b w:val="0"/>
            <w:color w:val="000000"/>
            <w:u w:val="none"/>
            <w:rtl w:val="0"/>
          </w:rPr>
          <w:t xml:space="preserve">[3]</w:t>
        </w:r>
      </w:hyperlink>
      <w:del w:author="Alison Galvani" w:id="9" w:date="2020-05-06T19:08:46Z">
        <w:r w:rsidDel="00000000" w:rsidR="00000000" w:rsidRPr="00000000">
          <w:rPr>
            <w:rtl w:val="0"/>
          </w:rPr>
          <w:delText xml:space="preserve">,</w:delText>
        </w:r>
      </w:del>
      <w:r w:rsidDel="00000000" w:rsidR="00000000" w:rsidRPr="00000000">
        <w:rPr>
          <w:rtl w:val="0"/>
        </w:rPr>
        <w:t xml:space="preserve"> </w:t>
      </w:r>
      <w:ins w:author="Alison Galvani" w:id="10" w:date="2020-05-06T19:08:48Z">
        <w:r w:rsidDel="00000000" w:rsidR="00000000" w:rsidRPr="00000000">
          <w:rPr>
            <w:rtl w:val="0"/>
          </w:rPr>
          <w:t xml:space="preserve">H</w:t>
        </w:r>
      </w:ins>
      <w:del w:author="Alison Galvani" w:id="10" w:date="2020-05-06T19:08:48Z">
        <w:r w:rsidDel="00000000" w:rsidR="00000000" w:rsidRPr="00000000">
          <w:rPr>
            <w:rtl w:val="0"/>
          </w:rPr>
          <w:delText xml:space="preserve">h</w:delText>
        </w:r>
      </w:del>
      <w:r w:rsidDel="00000000" w:rsidR="00000000" w:rsidRPr="00000000">
        <w:rPr>
          <w:rtl w:val="0"/>
        </w:rPr>
        <w:t xml:space="preserve">owever</w:t>
      </w:r>
      <w:ins w:author="Alison Galvani" w:id="11" w:date="2020-05-06T19:08:51Z">
        <w:r w:rsidDel="00000000" w:rsidR="00000000" w:rsidRPr="00000000">
          <w:rPr>
            <w:rtl w:val="0"/>
          </w:rPr>
          <w:t xml:space="preserve">,</w:t>
        </w:r>
      </w:ins>
      <w:r w:rsidDel="00000000" w:rsidR="00000000" w:rsidRPr="00000000">
        <w:rPr>
          <w:rtl w:val="0"/>
        </w:rPr>
        <w:t xml:space="preserve"> </w:t>
      </w:r>
      <w:ins w:author="Alison Galvani" w:id="12" w:date="2020-05-06T19:10:31Z">
        <w:r w:rsidDel="00000000" w:rsidR="00000000" w:rsidRPr="00000000">
          <w:rPr>
            <w:rtl w:val="0"/>
          </w:rPr>
          <w:t xml:space="preserve">both typical living conditions and sexual interactions</w:t>
        </w:r>
      </w:ins>
      <w:del w:author="Alison Galvani" w:id="12" w:date="2020-05-06T19:10:31Z">
        <w:r w:rsidDel="00000000" w:rsidR="00000000" w:rsidRPr="00000000">
          <w:rPr>
            <w:rtl w:val="0"/>
          </w:rPr>
          <w:delText xml:space="preserve">mobility patterns</w:delText>
        </w:r>
      </w:del>
      <w:r w:rsidDel="00000000" w:rsidR="00000000" w:rsidRPr="00000000">
        <w:rPr>
          <w:rtl w:val="0"/>
        </w:rPr>
        <w:t xml:space="preserve"> in red-light areas </w:t>
      </w:r>
      <w:ins w:author="Alison Galvani" w:id="13" w:date="2020-05-06T19:12:01Z">
        <w:r w:rsidDel="00000000" w:rsidR="00000000" w:rsidRPr="00000000">
          <w:rPr>
            <w:rtl w:val="0"/>
          </w:rPr>
          <w:t xml:space="preserve">make these measures </w:t>
        </w:r>
      </w:ins>
      <w:del w:author="Alison Galvani" w:id="13" w:date="2020-05-06T19:12:01Z">
        <w:r w:rsidDel="00000000" w:rsidR="00000000" w:rsidRPr="00000000">
          <w:rPr>
            <w:rtl w:val="0"/>
          </w:rPr>
          <w:delText xml:space="preserve">and the sex act </w:delText>
        </w:r>
        <w:r w:rsidDel="00000000" w:rsidR="00000000" w:rsidRPr="00000000">
          <w:rPr>
            <w:rtl w:val="0"/>
          </w:rPr>
          <w:delText xml:space="preserve">require close proximity to another person. It is clear that practicing social distancing while performing or receiving sexual services is not possible. The transmission rate of the disease during the sex act in red-light areas will be very high. The impact of high transmission of COVID-19 within red-light areas, on the cities in which they reside, and on the Indian populace requires critical evaluation</w:delText>
        </w:r>
      </w:del>
      <w:r w:rsidDel="00000000" w:rsidR="00000000" w:rsidRPr="00000000">
        <w:rPr>
          <w:rtl w:val="0"/>
        </w:rPr>
        <w:t xml:space="preserve">.</w:t>
      </w:r>
      <w:ins w:author="Alison Galvani" w:id="14" w:date="2020-05-06T19:46:49Z">
        <w:r w:rsidDel="00000000" w:rsidR="00000000" w:rsidRPr="00000000">
          <w:rPr>
            <w:rtl w:val="0"/>
          </w:rPr>
        </w:r>
      </w:ins>
    </w:p>
    <w:p w:rsidR="00000000" w:rsidDel="00000000" w:rsidP="00000000" w:rsidRDefault="00000000" w:rsidRPr="00000000" w14:paraId="00000005">
      <w:pPr>
        <w:ind w:firstLine="540"/>
        <w:jc w:val="both"/>
        <w:rPr>
          <w:rPrChange w:author="Alison Galvani" w:id="15" w:date="2020-05-06T19:46:49Z">
            <w:rPr>
              <w:b w:val="1"/>
            </w:rPr>
          </w:rPrChange>
        </w:rPr>
      </w:pPr>
      <w:ins w:author="Alison Galvani" w:id="14" w:date="2020-05-06T19:46:49Z">
        <w:r w:rsidDel="00000000" w:rsidR="00000000" w:rsidRPr="00000000">
          <w:rPr>
            <w:rtl w:val="0"/>
          </w:rPr>
          <w:t xml:space="preserve">Here we evaluate the impact of continued closure of red-light areas to COVID-19 incidence both in those areas and to the broader population. We find that maintenance of closure will have a disporportionate impact in slowing epidemic growth. To make the prolonged closure of red light districts feasible, it is essential that the governement provide sex workers with alternative means to survive the closure. </w:t>
        </w:r>
      </w:ins>
      <w:r w:rsidDel="00000000" w:rsidR="00000000" w:rsidRPr="00000000">
        <w:rPr>
          <w:rtl w:val="0"/>
        </w:rPr>
      </w:r>
    </w:p>
    <w:p w:rsidR="00000000" w:rsidDel="00000000" w:rsidP="00000000" w:rsidRDefault="00000000" w:rsidRPr="00000000" w14:paraId="00000006">
      <w:pPr>
        <w:spacing w:after="120" w:before="240" w:lineRule="auto"/>
        <w:rPr>
          <w:b w:val="1"/>
        </w:rPr>
      </w:pPr>
      <w:r w:rsidDel="00000000" w:rsidR="00000000" w:rsidRPr="00000000">
        <w:rPr>
          <w:rtl w:val="0"/>
        </w:rPr>
      </w:r>
    </w:p>
    <w:p w:rsidR="00000000" w:rsidDel="00000000" w:rsidP="00000000" w:rsidRDefault="00000000" w:rsidRPr="00000000" w14:paraId="00000007">
      <w:pPr>
        <w:spacing w:after="120" w:before="240" w:line="240" w:lineRule="auto"/>
        <w:rPr>
          <w:b w:val="1"/>
        </w:rPr>
      </w:pPr>
      <w:r w:rsidDel="00000000" w:rsidR="00000000" w:rsidRPr="00000000">
        <w:rPr>
          <w:b w:val="1"/>
          <w:rtl w:val="0"/>
        </w:rPr>
        <w:t xml:space="preserve">Methods</w:t>
      </w:r>
    </w:p>
    <w:p w:rsidR="00000000" w:rsidDel="00000000" w:rsidP="00000000" w:rsidRDefault="00000000" w:rsidRPr="00000000" w14:paraId="00000008">
      <w:pPr>
        <w:spacing w:after="120" w:before="240" w:lineRule="auto"/>
        <w:ind w:firstLine="540"/>
        <w:rPr/>
      </w:pPr>
      <w:r w:rsidDel="00000000" w:rsidR="00000000" w:rsidRPr="00000000">
        <w:rPr>
          <w:rFonts w:ascii="Arial Unicode MS" w:cs="Arial Unicode MS" w:eastAsia="Arial Unicode MS" w:hAnsi="Arial Unicode MS"/>
          <w:rtl w:val="0"/>
        </w:rPr>
        <w:t xml:space="preserve">We developed an age-structured SEIR-type dynamic model for COVID-19 transmission to understand the impact of continued closure of red-light areas in five cities of India (Mumbai, Nagpur, Delhi, Kolkata, and Pune) as well as nationally after the initial country-wide lockdown of 40 days from 24 March 2020 to 3 May 2020 and subsequent continuation to 17 May 2020. The population of each location considered was compartmentalized into red-light area residents and the general population. Red-light area residents included sex workers as well as non-sex workers such as pimps, brothel managers, security, servants, and others performing miscellaneous roles in the area. Both populations were stratified into four age groups: 0–19 y, 20–49 y, 50–64 y, and ≥65 y. Age-distribution of each location was based on the most recent census</w:t>
      </w:r>
      <w:hyperlink r:id="rId10">
        <w:r w:rsidDel="00000000" w:rsidR="00000000" w:rsidRPr="00000000">
          <w:rPr>
            <w:b w:val="0"/>
            <w:color w:val="000000"/>
            <w:u w:val="none"/>
            <w:rtl w:val="0"/>
          </w:rPr>
          <w:t xml:space="preserve">[4]</w:t>
        </w:r>
      </w:hyperlink>
      <w:commentRangeStart w:id="0"/>
      <w:r w:rsidDel="00000000" w:rsidR="00000000" w:rsidRPr="00000000">
        <w:rPr>
          <w:rtl w:val="0"/>
        </w:rPr>
        <w:t xml:space="preserve"> </w:t>
      </w:r>
      <w:commentRangeEnd w:id="0"/>
      <w:r w:rsidDel="00000000" w:rsidR="00000000" w:rsidRPr="00000000">
        <w:commentReference w:id="0"/>
      </w:r>
      <w:r w:rsidDel="00000000" w:rsidR="00000000" w:rsidRPr="00000000">
        <w:rPr>
          <w:rtl w:val="0"/>
        </w:rPr>
        <w:t xml:space="preserve">, adjusted to current population estimates for five major cities and the red-light areas within them, as well as the country of India. The general population and red-light areas were further compartmentalized (</w:t>
      </w:r>
      <w:r w:rsidDel="00000000" w:rsidR="00000000" w:rsidRPr="00000000">
        <w:rPr>
          <w:b w:val="1"/>
          <w:rtl w:val="0"/>
        </w:rPr>
        <w:t xml:space="preserve">Table 1; Fig. 1</w:t>
      </w:r>
      <w:r w:rsidDel="00000000" w:rsidR="00000000" w:rsidRPr="00000000">
        <w:rPr>
          <w:rtl w:val="0"/>
        </w:rPr>
        <w:t xml:space="preserve">) based on the known natural history of COVID-19 disease as well as interventions of hospitalization and provision of intensive care units (ICUs).</w:t>
      </w:r>
    </w:p>
    <w:p w:rsidR="00000000" w:rsidDel="00000000" w:rsidP="00000000" w:rsidRDefault="00000000" w:rsidRPr="00000000" w14:paraId="00000009">
      <w:pPr>
        <w:spacing w:after="12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after="120" w:before="240" w:lineRule="auto"/>
        <w:rPr>
          <w:b w:val="1"/>
        </w:rPr>
      </w:pPr>
      <w:r w:rsidDel="00000000" w:rsidR="00000000" w:rsidRPr="00000000">
        <w:rPr>
          <w:rtl w:val="0"/>
        </w:rPr>
      </w:r>
    </w:p>
    <w:p w:rsidR="00000000" w:rsidDel="00000000" w:rsidP="00000000" w:rsidRDefault="00000000" w:rsidRPr="00000000" w14:paraId="0000000B">
      <w:pPr>
        <w:spacing w:after="120" w:before="240" w:lineRule="auto"/>
        <w:rPr/>
      </w:pPr>
      <w:r w:rsidDel="00000000" w:rsidR="00000000" w:rsidRPr="00000000">
        <w:rPr>
          <w:rtl w:val="0"/>
        </w:rPr>
      </w:r>
    </w:p>
    <w:tbl>
      <w:tblPr>
        <w:tblStyle w:val="Table1"/>
        <w:tblW w:w="894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70"/>
        <w:gridCol w:w="6570"/>
        <w:tblGridChange w:id="0">
          <w:tblGrid>
            <w:gridCol w:w="2370"/>
            <w:gridCol w:w="6570"/>
          </w:tblGrid>
        </w:tblGridChange>
      </w:tblGrid>
      <w:tr>
        <w:trPr>
          <w:trHeight w:val="740" w:hRule="atLeast"/>
        </w:trPr>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C">
            <w:pPr>
              <w:spacing w:after="120" w:before="120" w:lineRule="auto"/>
              <w:rPr/>
            </w:pPr>
            <w:r w:rsidDel="00000000" w:rsidR="00000000" w:rsidRPr="00000000">
              <w:rPr>
                <w:b w:val="1"/>
                <w:rtl w:val="0"/>
              </w:rPr>
              <w:t xml:space="preserve">Table 1</w:t>
            </w:r>
            <w:r w:rsidDel="00000000" w:rsidR="00000000" w:rsidRPr="00000000">
              <w:rPr>
                <w:rtl w:val="0"/>
              </w:rPr>
              <w:t xml:space="preserve">. Model compartments</w:t>
            </w:r>
          </w:p>
        </w:tc>
      </w:tr>
      <w:tr>
        <w:trPr>
          <w:trHeight w:val="740" w:hRule="atLeast"/>
        </w:trPr>
        <w:tc>
          <w:tcPr>
            <w:tcBorders>
              <w:top w:color="000000" w:space="0" w:sz="8" w:val="single"/>
              <w:left w:color="000000" w:space="0" w:sz="0" w:val="nil"/>
              <w:bottom w:color="000000" w:space="0" w:sz="8" w:val="single"/>
              <w:right w:color="000000" w:space="0" w:sz="0" w:val="nil"/>
            </w:tcBorders>
            <w:shd w:fill="666666" w:val="clear"/>
            <w:tcMar>
              <w:top w:w="100.0" w:type="dxa"/>
              <w:left w:w="100.0" w:type="dxa"/>
              <w:bottom w:w="100.0" w:type="dxa"/>
              <w:right w:w="100.0" w:type="dxa"/>
            </w:tcMar>
            <w:vAlign w:val="top"/>
          </w:tcPr>
          <w:p w:rsidR="00000000" w:rsidDel="00000000" w:rsidP="00000000" w:rsidRDefault="00000000" w:rsidRPr="00000000" w14:paraId="0000000E">
            <w:pPr>
              <w:spacing w:after="120" w:before="240" w:lineRule="auto"/>
              <w:jc w:val="center"/>
              <w:rPr>
                <w:color w:val="ffffff"/>
              </w:rPr>
            </w:pPr>
            <w:r w:rsidDel="00000000" w:rsidR="00000000" w:rsidRPr="00000000">
              <w:rPr>
                <w:color w:val="ffffff"/>
                <w:rtl w:val="0"/>
              </w:rPr>
              <w:t xml:space="preserve">Compartment</w:t>
            </w:r>
          </w:p>
        </w:tc>
        <w:tc>
          <w:tcPr>
            <w:tcBorders>
              <w:top w:color="000000" w:space="0" w:sz="8" w:val="single"/>
              <w:left w:color="000000" w:space="0" w:sz="0" w:val="nil"/>
              <w:bottom w:color="000000" w:space="0" w:sz="8" w:val="single"/>
              <w:right w:color="000000" w:space="0" w:sz="0" w:val="nil"/>
            </w:tcBorders>
            <w:shd w:fill="666666" w:val="clear"/>
            <w:tcMar>
              <w:top w:w="100.0" w:type="dxa"/>
              <w:left w:w="100.0" w:type="dxa"/>
              <w:bottom w:w="100.0" w:type="dxa"/>
              <w:right w:w="100.0" w:type="dxa"/>
            </w:tcMar>
            <w:vAlign w:val="top"/>
          </w:tcPr>
          <w:p w:rsidR="00000000" w:rsidDel="00000000" w:rsidP="00000000" w:rsidRDefault="00000000" w:rsidRPr="00000000" w14:paraId="0000000F">
            <w:pPr>
              <w:spacing w:after="120" w:before="240" w:lineRule="auto"/>
              <w:rPr>
                <w:color w:val="ffffff"/>
              </w:rPr>
            </w:pPr>
            <w:r w:rsidDel="00000000" w:rsidR="00000000" w:rsidRPr="00000000">
              <w:rPr>
                <w:color w:val="ffffff"/>
                <w:rtl w:val="0"/>
              </w:rPr>
              <w:t xml:space="preserve">Definition</w:t>
            </w:r>
          </w:p>
        </w:tc>
      </w:tr>
      <w:tr>
        <w:trPr>
          <w:trHeight w:val="650" w:hRule="atLeast"/>
        </w:trPr>
        <w:tc>
          <w:tcPr>
            <w:tcBorders>
              <w:top w:color="000000" w:space="0" w:sz="8" w:val="single"/>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10">
            <w:pPr>
              <w:spacing w:after="120" w:before="240" w:lineRule="auto"/>
              <w:jc w:val="center"/>
              <w:rPr/>
            </w:pPr>
            <w:hyperlink r:id="rId11">
              <w:r w:rsidDel="00000000" w:rsidR="00000000" w:rsidRPr="00000000">
                <w:rPr/>
                <w:drawing>
                  <wp:inline distB="19050" distT="19050" distL="19050" distR="19050">
                    <wp:extent cx="88900" cy="1143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11">
            <w:pPr>
              <w:spacing w:after="120" w:before="240" w:lineRule="auto"/>
              <w:rPr/>
            </w:pPr>
            <w:r w:rsidDel="00000000" w:rsidR="00000000" w:rsidRPr="00000000">
              <w:rPr>
                <w:rtl w:val="0"/>
              </w:rPr>
              <w:t xml:space="preserve">Susceptible</w:t>
            </w:r>
          </w:p>
        </w:tc>
      </w:tr>
      <w:tr>
        <w:trPr>
          <w:trHeight w:val="560" w:hRule="atLeast"/>
        </w:trPr>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12">
            <w:pPr>
              <w:spacing w:after="120" w:before="240" w:lineRule="auto"/>
              <w:jc w:val="center"/>
              <w:rPr/>
            </w:pPr>
            <w:hyperlink r:id="rId13">
              <w:r w:rsidDel="00000000" w:rsidR="00000000" w:rsidRPr="00000000">
                <w:rPr/>
                <w:drawing>
                  <wp:inline distB="19050" distT="19050" distL="19050" distR="19050">
                    <wp:extent cx="114300" cy="101600"/>
                    <wp:effectExtent b="0" l="0" r="0" t="0"/>
                    <wp:docPr id="73" name="image67.png"/>
                    <a:graphic>
                      <a:graphicData uri="http://schemas.openxmlformats.org/drawingml/2006/picture">
                        <pic:pic>
                          <pic:nvPicPr>
                            <pic:cNvPr id="0" name="image67.png"/>
                            <pic:cNvPicPr preferRelativeResize="0"/>
                          </pic:nvPicPr>
                          <pic:blipFill>
                            <a:blip r:embed="rId14"/>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13">
            <w:pPr>
              <w:spacing w:after="120" w:before="240" w:lineRule="auto"/>
              <w:rPr/>
            </w:pPr>
            <w:r w:rsidDel="00000000" w:rsidR="00000000" w:rsidRPr="00000000">
              <w:rPr>
                <w:rtl w:val="0"/>
              </w:rPr>
              <w:t xml:space="preserve">Incubation</w:t>
            </w:r>
          </w:p>
        </w:tc>
      </w:tr>
      <w:tr>
        <w:trPr>
          <w:trHeight w:val="560" w:hRule="atLeast"/>
        </w:trPr>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14">
            <w:pPr>
              <w:spacing w:after="120" w:before="240" w:lineRule="auto"/>
              <w:jc w:val="center"/>
              <w:rPr/>
            </w:pPr>
            <w:hyperlink r:id="rId15">
              <w:r w:rsidDel="00000000" w:rsidR="00000000" w:rsidRPr="00000000">
                <w:rPr/>
                <w:drawing>
                  <wp:inline distB="19050" distT="19050" distL="19050" distR="19050">
                    <wp:extent cx="152400" cy="127000"/>
                    <wp:effectExtent b="0" l="0" r="0" t="0"/>
                    <wp:docPr id="72"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15">
            <w:pPr>
              <w:spacing w:after="120" w:before="240" w:lineRule="auto"/>
              <w:rPr/>
            </w:pPr>
            <w:r w:rsidDel="00000000" w:rsidR="00000000" w:rsidRPr="00000000">
              <w:rPr>
                <w:rtl w:val="0"/>
              </w:rPr>
              <w:t xml:space="preserve">Presymptomatic infections</w:t>
            </w:r>
          </w:p>
        </w:tc>
      </w:tr>
      <w:tr>
        <w:trPr>
          <w:trHeight w:val="560" w:hRule="atLeast"/>
        </w:trPr>
        <w:tc>
          <w:tcPr>
            <w:tcBorders>
              <w:top w:color="000000" w:space="0" w:sz="0" w:val="nil"/>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16">
            <w:pPr>
              <w:spacing w:after="120" w:before="240" w:lineRule="auto"/>
              <w:jc w:val="center"/>
              <w:rPr/>
            </w:pPr>
            <w:hyperlink r:id="rId17">
              <w:r w:rsidDel="00000000" w:rsidR="00000000" w:rsidRPr="00000000">
                <w:rPr/>
                <w:drawing>
                  <wp:inline distB="19050" distT="19050" distL="19050" distR="19050">
                    <wp:extent cx="139700" cy="127000"/>
                    <wp:effectExtent b="0" l="0" r="0" t="0"/>
                    <wp:docPr id="77"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139700" cy="1270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17">
            <w:pPr>
              <w:spacing w:after="120" w:before="240" w:lineRule="auto"/>
              <w:rPr/>
            </w:pPr>
            <w:r w:rsidDel="00000000" w:rsidR="00000000" w:rsidRPr="00000000">
              <w:rPr>
                <w:rtl w:val="0"/>
              </w:rPr>
              <w:t xml:space="preserve">Asymptomatic infections</w:t>
            </w:r>
          </w:p>
        </w:tc>
      </w:tr>
      <w:tr>
        <w:trPr>
          <w:trHeight w:val="800" w:hRule="atLeast"/>
        </w:trPr>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18">
            <w:pPr>
              <w:spacing w:after="120" w:before="240" w:lineRule="auto"/>
              <w:jc w:val="center"/>
              <w:rPr/>
            </w:pPr>
            <w:hyperlink r:id="rId19">
              <w:r w:rsidDel="00000000" w:rsidR="00000000" w:rsidRPr="00000000">
                <w:rPr/>
                <w:drawing>
                  <wp:inline distB="19050" distT="19050" distL="19050" distR="19050">
                    <wp:extent cx="152400" cy="127000"/>
                    <wp:effectExtent b="0" l="0" r="0" t="0"/>
                    <wp:docPr id="54"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19">
            <w:pPr>
              <w:spacing w:after="120" w:before="240" w:lineRule="auto"/>
              <w:rPr/>
            </w:pPr>
            <w:r w:rsidDel="00000000" w:rsidR="00000000" w:rsidRPr="00000000">
              <w:rPr>
                <w:rtl w:val="0"/>
              </w:rPr>
              <w:t xml:space="preserve">Symptomatic severe infections (not isolated)</w:t>
            </w:r>
          </w:p>
        </w:tc>
      </w:tr>
      <w:tr>
        <w:trPr>
          <w:trHeight w:val="560" w:hRule="atLeast"/>
        </w:trPr>
        <w:tc>
          <w:tcPr>
            <w:tcBorders>
              <w:top w:color="000000" w:space="0" w:sz="0" w:val="nil"/>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1A">
            <w:pPr>
              <w:spacing w:after="120" w:before="240" w:lineRule="auto"/>
              <w:jc w:val="center"/>
              <w:rPr/>
            </w:pPr>
            <w:hyperlink r:id="rId21">
              <w:r w:rsidDel="00000000" w:rsidR="00000000" w:rsidRPr="00000000">
                <w:rPr/>
                <w:drawing>
                  <wp:inline distB="19050" distT="19050" distL="19050" distR="19050">
                    <wp:extent cx="152400" cy="12700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1B">
            <w:pPr>
              <w:spacing w:after="120" w:before="240" w:lineRule="auto"/>
              <w:rPr/>
            </w:pPr>
            <w:r w:rsidDel="00000000" w:rsidR="00000000" w:rsidRPr="00000000">
              <w:rPr>
                <w:rtl w:val="0"/>
              </w:rPr>
              <w:t xml:space="preserve">Symptomatic mild infections (not isolated)</w:t>
            </w:r>
          </w:p>
        </w:tc>
      </w:tr>
      <w:tr>
        <w:trPr>
          <w:trHeight w:val="560" w:hRule="atLeast"/>
        </w:trPr>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1C">
            <w:pPr>
              <w:spacing w:after="120" w:before="240" w:lineRule="auto"/>
              <w:jc w:val="center"/>
              <w:rPr/>
            </w:pPr>
            <w:hyperlink r:id="rId23">
              <w:r w:rsidDel="00000000" w:rsidR="00000000" w:rsidRPr="00000000">
                <w:rPr/>
                <w:drawing>
                  <wp:inline distB="19050" distT="19050" distL="19050" distR="19050">
                    <wp:extent cx="203200" cy="139700"/>
                    <wp:effectExtent b="0" l="0" r="0" t="0"/>
                    <wp:docPr id="55"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1D">
            <w:pPr>
              <w:spacing w:after="120" w:before="240" w:lineRule="auto"/>
              <w:rPr/>
            </w:pPr>
            <w:r w:rsidDel="00000000" w:rsidR="00000000" w:rsidRPr="00000000">
              <w:rPr>
                <w:rtl w:val="0"/>
              </w:rPr>
              <w:t xml:space="preserve">Symptomatic severe infections (isolated)</w:t>
            </w:r>
          </w:p>
        </w:tc>
      </w:tr>
      <w:tr>
        <w:trPr>
          <w:trHeight w:val="560" w:hRule="atLeast"/>
        </w:trPr>
        <w:tc>
          <w:tcPr>
            <w:tcBorders>
              <w:top w:color="000000" w:space="0" w:sz="0" w:val="nil"/>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1E">
            <w:pPr>
              <w:spacing w:after="120" w:before="240" w:lineRule="auto"/>
              <w:jc w:val="center"/>
              <w:rPr/>
            </w:pPr>
            <w:hyperlink r:id="rId25">
              <w:r w:rsidDel="00000000" w:rsidR="00000000" w:rsidRPr="00000000">
                <w:rPr/>
                <w:drawing>
                  <wp:inline distB="19050" distT="19050" distL="19050" distR="19050">
                    <wp:extent cx="203200" cy="139700"/>
                    <wp:effectExtent b="0" l="0" r="0" t="0"/>
                    <wp:docPr id="3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1F">
            <w:pPr>
              <w:spacing w:after="120" w:before="240" w:lineRule="auto"/>
              <w:rPr/>
            </w:pPr>
            <w:r w:rsidDel="00000000" w:rsidR="00000000" w:rsidRPr="00000000">
              <w:rPr>
                <w:rtl w:val="0"/>
              </w:rPr>
              <w:t xml:space="preserve">Symptomatic mild infections (not isolated)</w:t>
            </w:r>
          </w:p>
        </w:tc>
      </w:tr>
      <w:tr>
        <w:trPr>
          <w:trHeight w:val="560" w:hRule="atLeast"/>
        </w:trPr>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20">
            <w:pPr>
              <w:spacing w:after="120" w:before="240" w:lineRule="auto"/>
              <w:jc w:val="center"/>
              <w:rPr/>
            </w:pPr>
            <w:hyperlink r:id="rId27">
              <w:r w:rsidDel="00000000" w:rsidR="00000000" w:rsidRPr="00000000">
                <w:rPr/>
                <w:drawing>
                  <wp:inline distB="19050" distT="19050" distL="19050" distR="19050">
                    <wp:extent cx="114300" cy="101600"/>
                    <wp:effectExtent b="0" l="0" r="0" t="0"/>
                    <wp:docPr id="99" name="image86.gif"/>
                    <a:graphic>
                      <a:graphicData uri="http://schemas.openxmlformats.org/drawingml/2006/picture">
                        <pic:pic>
                          <pic:nvPicPr>
                            <pic:cNvPr id="0" name="image86.gif"/>
                            <pic:cNvPicPr preferRelativeResize="0"/>
                          </pic:nvPicPr>
                          <pic:blipFill>
                            <a:blip r:embed="rId28"/>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21">
            <w:pPr>
              <w:spacing w:after="120" w:before="240" w:lineRule="auto"/>
              <w:rPr/>
            </w:pPr>
            <w:r w:rsidDel="00000000" w:rsidR="00000000" w:rsidRPr="00000000">
              <w:rPr>
                <w:rtl w:val="0"/>
              </w:rPr>
              <w:t xml:space="preserve">Hospitalization</w:t>
            </w:r>
          </w:p>
        </w:tc>
      </w:tr>
      <w:tr>
        <w:trPr>
          <w:trHeight w:val="560" w:hRule="atLeast"/>
        </w:trPr>
        <w:tc>
          <w:tcPr>
            <w:tcBorders>
              <w:top w:color="000000" w:space="0" w:sz="0" w:val="nil"/>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22">
            <w:pPr>
              <w:spacing w:after="120" w:before="240" w:lineRule="auto"/>
              <w:jc w:val="center"/>
              <w:rPr/>
            </w:pPr>
            <w:hyperlink r:id="rId29">
              <w:r w:rsidDel="00000000" w:rsidR="00000000" w:rsidRPr="00000000">
                <w:rPr/>
                <w:drawing>
                  <wp:inline distB="19050" distT="19050" distL="19050" distR="19050">
                    <wp:extent cx="101600" cy="114300"/>
                    <wp:effectExtent b="0" l="0" r="0" t="0"/>
                    <wp:docPr id="51"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be5f1" w:val="clear"/>
            <w:tcMar>
              <w:top w:w="100.0" w:type="dxa"/>
              <w:left w:w="100.0" w:type="dxa"/>
              <w:bottom w:w="100.0" w:type="dxa"/>
              <w:right w:w="100.0" w:type="dxa"/>
            </w:tcMar>
            <w:vAlign w:val="top"/>
          </w:tcPr>
          <w:p w:rsidR="00000000" w:rsidDel="00000000" w:rsidP="00000000" w:rsidRDefault="00000000" w:rsidRPr="00000000" w14:paraId="00000023">
            <w:pPr>
              <w:spacing w:after="120" w:before="240" w:lineRule="auto"/>
              <w:rPr/>
            </w:pPr>
            <w:r w:rsidDel="00000000" w:rsidR="00000000" w:rsidRPr="00000000">
              <w:rPr>
                <w:rtl w:val="0"/>
              </w:rPr>
              <w:t xml:space="preserve">Intensive care units</w:t>
            </w:r>
          </w:p>
        </w:tc>
      </w:tr>
      <w:tr>
        <w:trPr>
          <w:trHeight w:val="650" w:hRule="atLeast"/>
        </w:trPr>
        <w:tc>
          <w:tcPr>
            <w:tcBorders>
              <w:top w:color="000000" w:space="0" w:sz="0" w:val="nil"/>
              <w:left w:color="000000" w:space="0" w:sz="0" w:val="nil"/>
              <w:bottom w:color="000000" w:space="0" w:sz="8" w:val="single"/>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24">
            <w:pPr>
              <w:spacing w:after="120" w:before="240" w:lineRule="auto"/>
              <w:jc w:val="center"/>
              <w:rPr/>
            </w:pPr>
            <w:hyperlink r:id="rId31">
              <w:r w:rsidDel="00000000" w:rsidR="00000000" w:rsidRPr="00000000">
                <w:rPr/>
                <w:drawing>
                  <wp:inline distB="19050" distT="19050" distL="19050" distR="19050">
                    <wp:extent cx="114300" cy="101600"/>
                    <wp:effectExtent b="0" l="0" r="0" t="0"/>
                    <wp:docPr id="1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edf2f8" w:val="clear"/>
            <w:tcMar>
              <w:top w:w="100.0" w:type="dxa"/>
              <w:left w:w="100.0" w:type="dxa"/>
              <w:bottom w:w="100.0" w:type="dxa"/>
              <w:right w:w="100.0" w:type="dxa"/>
            </w:tcMar>
            <w:vAlign w:val="top"/>
          </w:tcPr>
          <w:p w:rsidR="00000000" w:rsidDel="00000000" w:rsidP="00000000" w:rsidRDefault="00000000" w:rsidRPr="00000000" w14:paraId="00000025">
            <w:pPr>
              <w:spacing w:after="120" w:before="240" w:lineRule="auto"/>
              <w:rPr/>
            </w:pPr>
            <w:r w:rsidDel="00000000" w:rsidR="00000000" w:rsidRPr="00000000">
              <w:rPr>
                <w:rtl w:val="0"/>
              </w:rPr>
              <w:t xml:space="preserve">Deaths</w:t>
            </w:r>
          </w:p>
        </w:tc>
      </w:tr>
    </w:tbl>
    <w:p w:rsidR="00000000" w:rsidDel="00000000" w:rsidP="00000000" w:rsidRDefault="00000000" w:rsidRPr="00000000" w14:paraId="00000026">
      <w:pPr>
        <w:pStyle w:val="Heading3"/>
        <w:keepNext w:val="0"/>
        <w:keepLines w:val="0"/>
        <w:spacing w:before="280" w:lineRule="auto"/>
        <w:rPr>
          <w:color w:val="000000"/>
          <w:sz w:val="22"/>
          <w:szCs w:val="22"/>
        </w:rPr>
      </w:pPr>
      <w:bookmarkStart w:colFirst="0" w:colLast="0" w:name="_wsc4hrv76fhu" w:id="0"/>
      <w:bookmarkEnd w:id="0"/>
      <w:r w:rsidDel="00000000" w:rsidR="00000000" w:rsidRPr="00000000">
        <w:rPr>
          <w:rtl w:val="0"/>
        </w:rPr>
      </w:r>
    </w:p>
    <w:p w:rsidR="00000000" w:rsidDel="00000000" w:rsidP="00000000" w:rsidRDefault="00000000" w:rsidRPr="00000000" w14:paraId="00000027">
      <w:pPr>
        <w:spacing w:after="120" w:before="24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120" w:before="240" w:lineRule="auto"/>
              <w:rPr/>
            </w:pPr>
            <w:r w:rsidDel="00000000" w:rsidR="00000000" w:rsidRPr="00000000">
              <w:rPr/>
              <w:drawing>
                <wp:inline distB="114300" distT="114300" distL="114300" distR="114300">
                  <wp:extent cx="5810250" cy="5854700"/>
                  <wp:effectExtent b="0" l="0" r="0" t="0"/>
                  <wp:docPr id="11" name="image114.png"/>
                  <a:graphic>
                    <a:graphicData uri="http://schemas.openxmlformats.org/drawingml/2006/picture">
                      <pic:pic>
                        <pic:nvPicPr>
                          <pic:cNvPr id="0" name="image114.png"/>
                          <pic:cNvPicPr preferRelativeResize="0"/>
                        </pic:nvPicPr>
                        <pic:blipFill>
                          <a:blip r:embed="rId33"/>
                          <a:srcRect b="0" l="0" r="0" t="0"/>
                          <a:stretch>
                            <a:fillRect/>
                          </a:stretch>
                        </pic:blipFill>
                        <pic:spPr>
                          <a:xfrm>
                            <a:off x="0" y="0"/>
                            <a:ext cx="5810250" cy="58547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120" w:before="120" w:lineRule="auto"/>
              <w:ind w:left="0" w:firstLine="0"/>
              <w:rPr/>
            </w:pPr>
            <w:r w:rsidDel="00000000" w:rsidR="00000000" w:rsidRPr="00000000">
              <w:rPr>
                <w:b w:val="1"/>
                <w:rtl w:val="0"/>
              </w:rPr>
              <w:t xml:space="preserve">Figure 1</w:t>
            </w:r>
            <w:r w:rsidDel="00000000" w:rsidR="00000000" w:rsidRPr="00000000">
              <w:rPr>
                <w:rtl w:val="0"/>
              </w:rPr>
              <w:t xml:space="preserve">. Model schematic.</w:t>
            </w:r>
            <w:r w:rsidDel="00000000" w:rsidR="00000000" w:rsidRPr="00000000">
              <w:rPr>
                <w:rtl w:val="0"/>
              </w:rPr>
            </w:r>
          </w:p>
        </w:tc>
      </w:tr>
    </w:tbl>
    <w:p w:rsidR="00000000" w:rsidDel="00000000" w:rsidP="00000000" w:rsidRDefault="00000000" w:rsidRPr="00000000" w14:paraId="0000002A">
      <w:pPr>
        <w:spacing w:after="120" w:before="240" w:lineRule="auto"/>
        <w:ind w:firstLine="540"/>
        <w:rPr/>
      </w:pPr>
      <w:r w:rsidDel="00000000" w:rsidR="00000000" w:rsidRPr="00000000">
        <w:rPr>
          <w:rtl w:val="0"/>
        </w:rPr>
        <w:t xml:space="preserve">In our model,  a susceptible individual (</w:t>
      </w:r>
      <w:hyperlink r:id="rId34">
        <w:r w:rsidDel="00000000" w:rsidR="00000000" w:rsidRPr="00000000">
          <w:rPr/>
          <w:drawing>
            <wp:inline distB="19050" distT="19050" distL="19050" distR="19050">
              <wp:extent cx="88900" cy="114300"/>
              <wp:effectExtent b="0" l="0" r="0" t="0"/>
              <wp:docPr id="1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after acquiring infection  remained in an non-infectious incubation period (</w:t>
      </w:r>
      <w:hyperlink r:id="rId36">
        <w:r w:rsidDel="00000000" w:rsidR="00000000" w:rsidRPr="00000000">
          <w:rPr/>
          <w:drawing>
            <wp:inline distB="19050" distT="19050" distL="19050" distR="19050">
              <wp:extent cx="114300" cy="101600"/>
              <wp:effectExtent b="0" l="0" r="0" t="0"/>
              <wp:docPr id="119" name="image99.png"/>
              <a:graphic>
                <a:graphicData uri="http://schemas.openxmlformats.org/drawingml/2006/picture">
                  <pic:pic>
                    <pic:nvPicPr>
                      <pic:cNvPr id="0" name="image99.png"/>
                      <pic:cNvPicPr preferRelativeResize="0"/>
                    </pic:nvPicPr>
                    <pic:blipFill>
                      <a:blip r:embed="rId37"/>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for an average of </w:t>
      </w:r>
      <w:hyperlink r:id="rId38">
        <w:r w:rsidDel="00000000" w:rsidR="00000000" w:rsidRPr="00000000">
          <w:rPr/>
          <w:drawing>
            <wp:inline distB="19050" distT="19050" distL="19050" distR="19050">
              <wp:extent cx="228600" cy="152400"/>
              <wp:effectExtent b="0" l="0" r="0" t="0"/>
              <wp:docPr id="90" name="image83.png"/>
              <a:graphic>
                <a:graphicData uri="http://schemas.openxmlformats.org/drawingml/2006/picture">
                  <pic:pic>
                    <pic:nvPicPr>
                      <pic:cNvPr id="0" name="image83.png"/>
                      <pic:cNvPicPr preferRelativeResize="0"/>
                    </pic:nvPicPr>
                    <pic:blipFill>
                      <a:blip r:embed="rId39"/>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 5.2 days (</w:t>
      </w:r>
      <w:r w:rsidDel="00000000" w:rsidR="00000000" w:rsidRPr="00000000">
        <w:rPr>
          <w:b w:val="1"/>
          <w:rtl w:val="0"/>
        </w:rPr>
        <w:t xml:space="preserve">Table 2</w:t>
      </w:r>
      <w:r w:rsidDel="00000000" w:rsidR="00000000" w:rsidRPr="00000000">
        <w:rPr>
          <w:rtl w:val="0"/>
        </w:rPr>
        <w:t xml:space="preserve">). As infected individuals become infectious </w:t>
      </w:r>
      <w:hyperlink r:id="rId40">
        <w:r w:rsidDel="00000000" w:rsidR="00000000" w:rsidRPr="00000000">
          <w:rPr/>
          <w:drawing>
            <wp:inline distB="19050" distT="19050" distL="19050" distR="19050">
              <wp:extent cx="228600" cy="152400"/>
              <wp:effectExtent b="0" l="0" r="0" t="0"/>
              <wp:docPr id="85" name="image75.png"/>
              <a:graphic>
                <a:graphicData uri="http://schemas.openxmlformats.org/drawingml/2006/picture">
                  <pic:pic>
                    <pic:nvPicPr>
                      <pic:cNvPr id="0" name="image75.png"/>
                      <pic:cNvPicPr preferRelativeResize="0"/>
                    </pic:nvPicPr>
                    <pic:blipFill>
                      <a:blip r:embed="rId41"/>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 2.3 days prior to symptom onset </w:t>
      </w:r>
      <w:hyperlink r:id="rId42">
        <w:r w:rsidDel="00000000" w:rsidR="00000000" w:rsidRPr="00000000">
          <w:rPr>
            <w:b w:val="0"/>
            <w:color w:val="000000"/>
            <w:u w:val="none"/>
            <w:rtl w:val="0"/>
          </w:rPr>
          <w:t xml:space="preserve">[5]</w:t>
        </w:r>
      </w:hyperlink>
      <w:r w:rsidDel="00000000" w:rsidR="00000000" w:rsidRPr="00000000">
        <w:rPr>
          <w:rtl w:val="0"/>
        </w:rPr>
        <w:t xml:space="preserve">, individuals move to a pre-symptomatic infectious compartment (</w:t>
      </w:r>
      <w:hyperlink r:id="rId43">
        <w:r w:rsidDel="00000000" w:rsidR="00000000" w:rsidRPr="00000000">
          <w:rPr/>
          <w:drawing>
            <wp:inline distB="19050" distT="19050" distL="19050" distR="19050">
              <wp:extent cx="152400" cy="127000"/>
              <wp:effectExtent b="0" l="0" r="0" t="0"/>
              <wp:docPr id="104" name="image92.png"/>
              <a:graphic>
                <a:graphicData uri="http://schemas.openxmlformats.org/drawingml/2006/picture">
                  <pic:pic>
                    <pic:nvPicPr>
                      <pic:cNvPr id="0" name="image92.png"/>
                      <pic:cNvPicPr preferRelativeResize="0"/>
                    </pic:nvPicPr>
                    <pic:blipFill>
                      <a:blip r:embed="rId44"/>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for the last 2.3 days of the incubation period.  Following the incubation period, an infected individual either remained asymptomatic (</w:t>
      </w:r>
      <w:hyperlink r:id="rId45">
        <w:r w:rsidDel="00000000" w:rsidR="00000000" w:rsidRPr="00000000">
          <w:rPr/>
          <w:drawing>
            <wp:inline distB="19050" distT="19050" distL="19050" distR="19050">
              <wp:extent cx="139700" cy="127000"/>
              <wp:effectExtent b="0" l="0" r="0" t="0"/>
              <wp:docPr id="82" name="image72.png"/>
              <a:graphic>
                <a:graphicData uri="http://schemas.openxmlformats.org/drawingml/2006/picture">
                  <pic:pic>
                    <pic:nvPicPr>
                      <pic:cNvPr id="0" name="image72.png"/>
                      <pic:cNvPicPr preferRelativeResize="0"/>
                    </pic:nvPicPr>
                    <pic:blipFill>
                      <a:blip r:embed="rId46"/>
                      <a:srcRect b="0" l="0" r="0" t="0"/>
                      <a:stretch>
                        <a:fillRect/>
                      </a:stretch>
                    </pic:blipFill>
                    <pic:spPr>
                      <a:xfrm>
                        <a:off x="0" y="0"/>
                        <a:ext cx="139700" cy="127000"/>
                      </a:xfrm>
                      <a:prstGeom prst="rect"/>
                      <a:ln/>
                    </pic:spPr>
                  </pic:pic>
                </a:graphicData>
              </a:graphic>
            </wp:inline>
          </w:drawing>
        </w:r>
      </w:hyperlink>
      <w:r w:rsidDel="00000000" w:rsidR="00000000" w:rsidRPr="00000000">
        <w:rPr>
          <w:rtl w:val="0"/>
        </w:rPr>
        <w:t xml:space="preserve">) or developed symptoms (</w:t>
      </w:r>
      <w:hyperlink r:id="rId47">
        <w:r w:rsidDel="00000000" w:rsidR="00000000" w:rsidRPr="00000000">
          <w:rPr/>
          <w:drawing>
            <wp:inline distB="19050" distT="19050" distL="19050" distR="19050">
              <wp:extent cx="152400" cy="127000"/>
              <wp:effectExtent b="0" l="0" r="0" t="0"/>
              <wp:docPr id="33"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w:t>
      </w:r>
      <w:hyperlink r:id="rId49">
        <w:r w:rsidDel="00000000" w:rsidR="00000000" w:rsidRPr="00000000">
          <w:rPr/>
          <w:drawing>
            <wp:inline distB="19050" distT="19050" distL="19050" distR="19050">
              <wp:extent cx="152400" cy="127000"/>
              <wp:effectExtent b="0" l="0" r="0" t="0"/>
              <wp:docPr id="61"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A proportion of symptomatic individuals (</w:t>
      </w:r>
      <w:hyperlink r:id="rId51">
        <w:r w:rsidDel="00000000" w:rsidR="00000000" w:rsidRPr="00000000">
          <w:rPr/>
          <w:drawing>
            <wp:inline distB="19050" distT="19050" distL="19050" distR="19050">
              <wp:extent cx="444500" cy="152400"/>
              <wp:effectExtent b="0" l="0" r="0" t="0"/>
              <wp:docPr id="4"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444500" cy="152400"/>
                      </a:xfrm>
                      <a:prstGeom prst="rect"/>
                      <a:ln/>
                    </pic:spPr>
                  </pic:pic>
                </a:graphicData>
              </a:graphic>
            </wp:inline>
          </w:drawing>
        </w:r>
      </w:hyperlink>
      <w:r w:rsidDel="00000000" w:rsidR="00000000" w:rsidRPr="00000000">
        <w:rPr>
          <w:rtl w:val="0"/>
        </w:rPr>
        <w:t xml:space="preserve">) developed only  mild symptoms (</w:t>
      </w:r>
      <w:hyperlink r:id="rId53">
        <w:r w:rsidDel="00000000" w:rsidR="00000000" w:rsidRPr="00000000">
          <w:rPr/>
          <w:drawing>
            <wp:inline distB="19050" distT="19050" distL="19050" distR="19050">
              <wp:extent cx="152400" cy="127000"/>
              <wp:effectExtent b="0" l="0" r="0" t="0"/>
              <wp:docPr id="3"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Symptomatic individuals with mild symptoms (</w:t>
      </w:r>
      <w:hyperlink r:id="rId55">
        <w:r w:rsidDel="00000000" w:rsidR="00000000" w:rsidRPr="00000000">
          <w:rPr/>
          <w:drawing>
            <wp:inline distB="19050" distT="19050" distL="19050" distR="19050">
              <wp:extent cx="152400" cy="127000"/>
              <wp:effectExtent b="0" l="0" r="0" t="0"/>
              <wp:docPr id="62"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w:t>
      </w:r>
      <w:hyperlink r:id="rId57">
        <w:r w:rsidDel="00000000" w:rsidR="00000000" w:rsidRPr="00000000">
          <w:rPr/>
          <w:drawing>
            <wp:inline distB="19050" distT="19050" distL="19050" distR="19050">
              <wp:extent cx="203200" cy="139700"/>
              <wp:effectExtent b="0" l="0" r="0" t="0"/>
              <wp:docPr id="79" name="image68.png"/>
              <a:graphic>
                <a:graphicData uri="http://schemas.openxmlformats.org/drawingml/2006/picture">
                  <pic:pic>
                    <pic:nvPicPr>
                      <pic:cNvPr id="0" name="image68.png"/>
                      <pic:cNvPicPr preferRelativeResize="0"/>
                    </pic:nvPicPr>
                    <pic:blipFill>
                      <a:blip r:embed="rId58"/>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did not need hospitalization, and recovered in an average of </w:t>
      </w:r>
      <w:hyperlink r:id="rId59">
        <w:r w:rsidDel="00000000" w:rsidR="00000000" w:rsidRPr="00000000">
          <w:rPr/>
          <w:drawing>
            <wp:inline distB="19050" distT="19050" distL="19050" distR="19050">
              <wp:extent cx="254000" cy="165100"/>
              <wp:effectExtent b="0" l="0" r="0" t="0"/>
              <wp:docPr id="131" name="image111.gif"/>
              <a:graphic>
                <a:graphicData uri="http://schemas.openxmlformats.org/drawingml/2006/picture">
                  <pic:pic>
                    <pic:nvPicPr>
                      <pic:cNvPr id="0" name="image111.gif"/>
                      <pic:cNvPicPr preferRelativeResize="0"/>
                    </pic:nvPicPr>
                    <pic:blipFill>
                      <a:blip r:embed="rId60"/>
                      <a:srcRect b="0" l="0" r="0" t="0"/>
                      <a:stretch>
                        <a:fillRect/>
                      </a:stretch>
                    </pic:blipFill>
                    <pic:spPr>
                      <a:xfrm>
                        <a:off x="0" y="0"/>
                        <a:ext cx="254000" cy="165100"/>
                      </a:xfrm>
                      <a:prstGeom prst="rect"/>
                      <a:ln/>
                    </pic:spPr>
                  </pic:pic>
                </a:graphicData>
              </a:graphic>
            </wp:inline>
          </w:drawing>
        </w:r>
      </w:hyperlink>
      <w:r w:rsidDel="00000000" w:rsidR="00000000" w:rsidRPr="00000000">
        <w:rPr>
          <w:rtl w:val="0"/>
        </w:rPr>
        <w:t xml:space="preserve"> = 4.6 days </w:t>
      </w:r>
      <w:r w:rsidDel="00000000" w:rsidR="00000000" w:rsidRPr="00000000">
        <w:rPr>
          <w:b w:val="1"/>
          <w:rtl w:val="0"/>
        </w:rPr>
        <w:t xml:space="preserve">(Table 2)</w:t>
      </w:r>
      <w:r w:rsidDel="00000000" w:rsidR="00000000" w:rsidRPr="00000000">
        <w:rPr>
          <w:rtl w:val="0"/>
        </w:rPr>
        <w:t xml:space="preserve">. A proportion of individuals (</w:t>
      </w:r>
      <w:hyperlink r:id="rId61">
        <w:r w:rsidDel="00000000" w:rsidR="00000000" w:rsidRPr="00000000">
          <w:rPr/>
          <w:drawing>
            <wp:inline distB="19050" distT="19050" distL="19050" distR="19050">
              <wp:extent cx="114300" cy="114300"/>
              <wp:effectExtent b="0" l="0" r="0" t="0"/>
              <wp:docPr id="57" name="image58.gif"/>
              <a:graphic>
                <a:graphicData uri="http://schemas.openxmlformats.org/drawingml/2006/picture">
                  <pic:pic>
                    <pic:nvPicPr>
                      <pic:cNvPr id="0" name="image58.gif"/>
                      <pic:cNvPicPr preferRelativeResize="0"/>
                    </pic:nvPicPr>
                    <pic:blipFill>
                      <a:blip r:embed="rId62"/>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=0.05) with mild or severe symptoms were isolated  (</w:t>
      </w:r>
      <w:hyperlink r:id="rId63">
        <w:r w:rsidDel="00000000" w:rsidR="00000000" w:rsidRPr="00000000">
          <w:rPr/>
          <w:drawing>
            <wp:inline distB="19050" distT="19050" distL="19050" distR="19050">
              <wp:extent cx="152400" cy="127000"/>
              <wp:effectExtent b="0" l="0" r="0" t="0"/>
              <wp:docPr id="50"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152400" cy="127000"/>
                      </a:xfrm>
                      <a:prstGeom prst="rect"/>
                      <a:ln/>
                    </pic:spPr>
                  </pic:pic>
                </a:graphicData>
              </a:graphic>
            </wp:inline>
          </w:drawing>
        </w:r>
      </w:hyperlink>
      <w:r w:rsidDel="00000000" w:rsidR="00000000" w:rsidRPr="00000000">
        <w:rPr>
          <w:rFonts w:ascii="Arial Unicode MS" w:cs="Arial Unicode MS" w:eastAsia="Arial Unicode MS" w:hAnsi="Arial Unicode MS"/>
          <w:rtl w:val="0"/>
        </w:rPr>
        <w:t xml:space="preserve"> → </w:t>
      </w:r>
      <w:hyperlink r:id="rId65">
        <w:r w:rsidDel="00000000" w:rsidR="00000000" w:rsidRPr="00000000">
          <w:rPr/>
          <w:drawing>
            <wp:inline distB="19050" distT="19050" distL="19050" distR="19050">
              <wp:extent cx="203200" cy="139700"/>
              <wp:effectExtent b="0" l="0" r="0" t="0"/>
              <wp:docPr id="123" name="image109.png"/>
              <a:graphic>
                <a:graphicData uri="http://schemas.openxmlformats.org/drawingml/2006/picture">
                  <pic:pic>
                    <pic:nvPicPr>
                      <pic:cNvPr id="0" name="image109.png"/>
                      <pic:cNvPicPr preferRelativeResize="0"/>
                    </pic:nvPicPr>
                    <pic:blipFill>
                      <a:blip r:embed="rId66"/>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w:t>
      </w:r>
      <w:hyperlink r:id="rId67">
        <w:r w:rsidDel="00000000" w:rsidR="00000000" w:rsidRPr="00000000">
          <w:rPr/>
          <w:drawing>
            <wp:inline distB="19050" distT="19050" distL="19050" distR="19050">
              <wp:extent cx="152400" cy="127000"/>
              <wp:effectExtent b="0" l="0" r="0" t="0"/>
              <wp:docPr id="116" name="image96.png"/>
              <a:graphic>
                <a:graphicData uri="http://schemas.openxmlformats.org/drawingml/2006/picture">
                  <pic:pic>
                    <pic:nvPicPr>
                      <pic:cNvPr id="0" name="image96.png"/>
                      <pic:cNvPicPr preferRelativeResize="0"/>
                    </pic:nvPicPr>
                    <pic:blipFill>
                      <a:blip r:embed="rId68"/>
                      <a:srcRect b="0" l="0" r="0" t="0"/>
                      <a:stretch>
                        <a:fillRect/>
                      </a:stretch>
                    </pic:blipFill>
                    <pic:spPr>
                      <a:xfrm>
                        <a:off x="0" y="0"/>
                        <a:ext cx="152400" cy="127000"/>
                      </a:xfrm>
                      <a:prstGeom prst="rect"/>
                      <a:ln/>
                    </pic:spPr>
                  </pic:pic>
                </a:graphicData>
              </a:graphic>
            </wp:inline>
          </w:drawing>
        </w:r>
      </w:hyperlink>
      <w:r w:rsidDel="00000000" w:rsidR="00000000" w:rsidRPr="00000000">
        <w:rPr>
          <w:rFonts w:ascii="Arial Unicode MS" w:cs="Arial Unicode MS" w:eastAsia="Arial Unicode MS" w:hAnsi="Arial Unicode MS"/>
          <w:rtl w:val="0"/>
        </w:rPr>
        <w:t xml:space="preserve"> → </w:t>
      </w:r>
      <w:hyperlink r:id="rId69">
        <w:r w:rsidDel="00000000" w:rsidR="00000000" w:rsidRPr="00000000">
          <w:rPr/>
          <w:drawing>
            <wp:inline distB="19050" distT="19050" distL="19050" distR="19050">
              <wp:extent cx="203200" cy="139700"/>
              <wp:effectExtent b="0" l="0" r="0" t="0"/>
              <wp:docPr id="47" name="image41.png"/>
              <a:graphic>
                <a:graphicData uri="http://schemas.openxmlformats.org/drawingml/2006/picture">
                  <pic:pic>
                    <pic:nvPicPr>
                      <pic:cNvPr id="0" name="image41.png"/>
                      <pic:cNvPicPr preferRelativeResize="0"/>
                    </pic:nvPicPr>
                    <pic:blipFill>
                      <a:blip r:embed="rId70"/>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Symptomatic individuals with severe symptoms (</w:t>
      </w:r>
      <w:hyperlink r:id="rId71">
        <w:r w:rsidDel="00000000" w:rsidR="00000000" w:rsidRPr="00000000">
          <w:rPr/>
          <w:drawing>
            <wp:inline distB="19050" distT="19050" distL="19050" distR="19050">
              <wp:extent cx="152400" cy="127000"/>
              <wp:effectExtent b="0" l="0" r="0" t="0"/>
              <wp:docPr id="70" name="image66.png"/>
              <a:graphic>
                <a:graphicData uri="http://schemas.openxmlformats.org/drawingml/2006/picture">
                  <pic:pic>
                    <pic:nvPicPr>
                      <pic:cNvPr id="0" name="image66.png"/>
                      <pic:cNvPicPr preferRelativeResize="0"/>
                    </pic:nvPicPr>
                    <pic:blipFill>
                      <a:blip r:embed="rId72"/>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w:t>
      </w:r>
      <w:hyperlink r:id="rId73">
        <w:r w:rsidDel="00000000" w:rsidR="00000000" w:rsidRPr="00000000">
          <w:rPr/>
          <w:drawing>
            <wp:inline distB="19050" distT="19050" distL="19050" distR="19050">
              <wp:extent cx="203200" cy="139700"/>
              <wp:effectExtent b="0" l="0" r="0" t="0"/>
              <wp:docPr id="97" name="image85.png"/>
              <a:graphic>
                <a:graphicData uri="http://schemas.openxmlformats.org/drawingml/2006/picture">
                  <pic:pic>
                    <pic:nvPicPr>
                      <pic:cNvPr id="0" name="image85.png"/>
                      <pic:cNvPicPr preferRelativeResize="0"/>
                    </pic:nvPicPr>
                    <pic:blipFill>
                      <a:blip r:embed="rId74"/>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were either  hospitalized (</w:t>
      </w:r>
      <w:hyperlink r:id="rId75">
        <w:r w:rsidDel="00000000" w:rsidR="00000000" w:rsidRPr="00000000">
          <w:rPr/>
          <w:drawing>
            <wp:inline distB="19050" distT="19050" distL="19050" distR="19050">
              <wp:extent cx="114300" cy="101600"/>
              <wp:effectExtent b="0" l="0" r="0" t="0"/>
              <wp:docPr id="32" name="image25.gif"/>
              <a:graphic>
                <a:graphicData uri="http://schemas.openxmlformats.org/drawingml/2006/picture">
                  <pic:pic>
                    <pic:nvPicPr>
                      <pic:cNvPr id="0" name="image25.gif"/>
                      <pic:cNvPicPr preferRelativeResize="0"/>
                    </pic:nvPicPr>
                    <pic:blipFill>
                      <a:blip r:embed="rId76"/>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or required an ICU admission within a hospital (</w:t>
      </w:r>
      <w:hyperlink r:id="rId77">
        <w:r w:rsidDel="00000000" w:rsidR="00000000" w:rsidRPr="00000000">
          <w:rPr/>
          <w:drawing>
            <wp:inline distB="19050" distT="19050" distL="19050" distR="19050">
              <wp:extent cx="101600" cy="114300"/>
              <wp:effectExtent b="0" l="0" r="0" t="0"/>
              <wp:docPr id="68" name="image63.png"/>
              <a:graphic>
                <a:graphicData uri="http://schemas.openxmlformats.org/drawingml/2006/picture">
                  <pic:pic>
                    <pic:nvPicPr>
                      <pic:cNvPr id="0" name="image63.png"/>
                      <pic:cNvPicPr preferRelativeResize="0"/>
                    </pic:nvPicPr>
                    <pic:blipFill>
                      <a:blip r:embed="rId7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Those hospitalized patients (</w:t>
      </w:r>
      <w:hyperlink r:id="rId79">
        <w:r w:rsidDel="00000000" w:rsidR="00000000" w:rsidRPr="00000000">
          <w:rPr/>
          <w:drawing>
            <wp:inline distB="19050" distT="19050" distL="19050" distR="19050">
              <wp:extent cx="114300" cy="101600"/>
              <wp:effectExtent b="0" l="0" r="0" t="0"/>
              <wp:docPr id="25"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w:t>
      </w:r>
      <w:hyperlink r:id="rId81">
        <w:r w:rsidDel="00000000" w:rsidR="00000000" w:rsidRPr="00000000">
          <w:rPr/>
          <w:drawing>
            <wp:inline distB="19050" distT="19050" distL="19050" distR="19050">
              <wp:extent cx="101600" cy="114300"/>
              <wp:effectExtent b="0" l="0" r="0" t="0"/>
              <wp:docPr id="6"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either recovered or died.</w:t>
      </w:r>
    </w:p>
    <w:p w:rsidR="00000000" w:rsidDel="00000000" w:rsidP="00000000" w:rsidRDefault="00000000" w:rsidRPr="00000000" w14:paraId="0000002B">
      <w:pPr>
        <w:spacing w:after="120" w:before="120" w:lineRule="auto"/>
        <w:rPr>
          <w:i w:val="1"/>
        </w:rPr>
      </w:pPr>
      <w:r w:rsidDel="00000000" w:rsidR="00000000" w:rsidRPr="00000000">
        <w:rPr>
          <w:rtl w:val="0"/>
        </w:rPr>
      </w:r>
    </w:p>
    <w:tbl>
      <w:tblPr>
        <w:tblStyle w:val="Table3"/>
        <w:tblW w:w="99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275"/>
        <w:gridCol w:w="5850"/>
        <w:gridCol w:w="1590"/>
        <w:gridCol w:w="1245"/>
        <w:tblGridChange w:id="0">
          <w:tblGrid>
            <w:gridCol w:w="1275"/>
            <w:gridCol w:w="5850"/>
            <w:gridCol w:w="1590"/>
            <w:gridCol w:w="1245"/>
          </w:tblGrid>
        </w:tblGridChange>
      </w:tblGrid>
      <w:tr>
        <w:trPr>
          <w:trHeight w:val="645" w:hRule="atLeast"/>
        </w:trPr>
        <w:tc>
          <w:tcPr>
            <w:gridSpan w:val="4"/>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C">
            <w:pPr>
              <w:spacing w:after="120" w:before="120" w:line="240" w:lineRule="auto"/>
              <w:rPr>
                <w:color w:val="ffffff"/>
              </w:rPr>
            </w:pPr>
            <w:r w:rsidDel="00000000" w:rsidR="00000000" w:rsidRPr="00000000">
              <w:rPr>
                <w:b w:val="1"/>
                <w:rtl w:val="0"/>
              </w:rPr>
              <w:t xml:space="preserve">Table 2.</w:t>
            </w:r>
            <w:r w:rsidDel="00000000" w:rsidR="00000000" w:rsidRPr="00000000">
              <w:rPr>
                <w:rtl w:val="0"/>
              </w:rPr>
              <w:t xml:space="preserve"> Model parameters</w:t>
            </w:r>
            <w:r w:rsidDel="00000000" w:rsidR="00000000" w:rsidRPr="00000000">
              <w:rPr>
                <w:rtl w:val="0"/>
              </w:rPr>
            </w:r>
          </w:p>
        </w:tc>
      </w:tr>
      <w:tr>
        <w:trPr>
          <w:trHeight w:val="540" w:hRule="atLeast"/>
        </w:trPr>
        <w:tc>
          <w:tcPr>
            <w:tcBorders>
              <w:top w:color="000000" w:space="0" w:sz="8" w:val="single"/>
              <w:left w:color="000000" w:space="0" w:sz="0" w:val="nil"/>
              <w:bottom w:color="000000" w:space="0" w:sz="8" w:val="single"/>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30">
            <w:pPr>
              <w:spacing w:after="120" w:before="240" w:line="240" w:lineRule="auto"/>
              <w:rPr>
                <w:color w:val="ffffff"/>
              </w:rPr>
            </w:pPr>
            <w:r w:rsidDel="00000000" w:rsidR="00000000" w:rsidRPr="00000000">
              <w:rPr>
                <w:color w:val="ffffff"/>
                <w:rtl w:val="0"/>
              </w:rPr>
              <w:t xml:space="preserve">Parameter</w:t>
            </w:r>
          </w:p>
        </w:tc>
        <w:tc>
          <w:tcPr>
            <w:tcBorders>
              <w:top w:color="000000" w:space="0" w:sz="8" w:val="single"/>
              <w:left w:color="000000" w:space="0" w:sz="0" w:val="nil"/>
              <w:bottom w:color="000000" w:space="0" w:sz="8" w:val="single"/>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31">
            <w:pPr>
              <w:spacing w:after="120" w:before="240" w:line="240" w:lineRule="auto"/>
              <w:rPr>
                <w:color w:val="ffffff"/>
              </w:rPr>
            </w:pPr>
            <w:r w:rsidDel="00000000" w:rsidR="00000000" w:rsidRPr="00000000">
              <w:rPr>
                <w:color w:val="ffffff"/>
                <w:rtl w:val="0"/>
              </w:rPr>
              <w:t xml:space="preserve">Definition</w:t>
            </w:r>
          </w:p>
        </w:tc>
        <w:tc>
          <w:tcPr>
            <w:tcBorders>
              <w:top w:color="000000" w:space="0" w:sz="8" w:val="single"/>
              <w:left w:color="000000" w:space="0" w:sz="0" w:val="nil"/>
              <w:bottom w:color="000000" w:space="0" w:sz="8" w:val="single"/>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32">
            <w:pPr>
              <w:spacing w:after="120" w:before="240" w:line="240" w:lineRule="auto"/>
              <w:jc w:val="center"/>
              <w:rPr>
                <w:color w:val="ffffff"/>
              </w:rPr>
            </w:pPr>
            <w:r w:rsidDel="00000000" w:rsidR="00000000" w:rsidRPr="00000000">
              <w:rPr>
                <w:color w:val="ffffff"/>
                <w:rtl w:val="0"/>
              </w:rPr>
              <w:t xml:space="preserve">Value</w:t>
            </w:r>
          </w:p>
        </w:tc>
        <w:tc>
          <w:tcPr>
            <w:tcBorders>
              <w:top w:color="000000" w:space="0" w:sz="8" w:val="single"/>
              <w:left w:color="000000" w:space="0" w:sz="0" w:val="nil"/>
              <w:bottom w:color="000000" w:space="0" w:sz="8" w:val="single"/>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33">
            <w:pPr>
              <w:spacing w:after="120" w:before="240" w:line="240" w:lineRule="auto"/>
              <w:jc w:val="center"/>
              <w:rPr>
                <w:color w:val="ffffff"/>
              </w:rPr>
            </w:pPr>
            <w:r w:rsidDel="00000000" w:rsidR="00000000" w:rsidRPr="00000000">
              <w:rPr>
                <w:color w:val="ffffff"/>
                <w:rtl w:val="0"/>
              </w:rPr>
              <w:t xml:space="preserve">Reference</w:t>
            </w:r>
          </w:p>
        </w:tc>
      </w:tr>
      <w:tr>
        <w:trPr>
          <w:trHeight w:val="660" w:hRule="atLeast"/>
        </w:trPr>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4">
            <w:pPr>
              <w:spacing w:after="120" w:before="240" w:line="240" w:lineRule="auto"/>
              <w:rPr/>
            </w:pPr>
            <w:hyperlink r:id="rId83">
              <w:r w:rsidDel="00000000" w:rsidR="00000000" w:rsidRPr="00000000">
                <w:rPr/>
                <w:drawing>
                  <wp:inline distB="19050" distT="19050" distL="19050" distR="19050">
                    <wp:extent cx="152400" cy="127000"/>
                    <wp:effectExtent b="0" l="0" r="0" t="0"/>
                    <wp:docPr id="105" name="image88.png"/>
                    <a:graphic>
                      <a:graphicData uri="http://schemas.openxmlformats.org/drawingml/2006/picture">
                        <pic:pic>
                          <pic:nvPicPr>
                            <pic:cNvPr id="0" name="image88.png"/>
                            <pic:cNvPicPr preferRelativeResize="0"/>
                          </pic:nvPicPr>
                          <pic:blipFill>
                            <a:blip r:embed="rId84"/>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5">
            <w:pPr>
              <w:spacing w:after="120" w:before="240" w:line="240" w:lineRule="auto"/>
              <w:rPr/>
            </w:pPr>
            <w:r w:rsidDel="00000000" w:rsidR="00000000" w:rsidRPr="00000000">
              <w:rPr>
                <w:rtl w:val="0"/>
              </w:rPr>
              <w:t xml:space="preserve">Reproduction number</w:t>
            </w:r>
          </w:p>
        </w:tc>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6">
            <w:pPr>
              <w:spacing w:after="120" w:before="240" w:line="240" w:lineRule="auto"/>
              <w:jc w:val="center"/>
              <w:rPr/>
            </w:pPr>
            <w:r w:rsidDel="00000000" w:rsidR="00000000" w:rsidRPr="00000000">
              <w:rPr>
                <w:rtl w:val="0"/>
              </w:rPr>
              <w:t xml:space="preserve">1.75–2.25</w:t>
            </w:r>
          </w:p>
        </w:tc>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7">
            <w:pPr>
              <w:spacing w:after="120" w:before="240" w:line="240" w:lineRule="auto"/>
              <w:jc w:val="center"/>
              <w:rPr>
                <w:u w:val="single"/>
              </w:rPr>
            </w:pPr>
            <w:hyperlink r:id="rId85">
              <w:r w:rsidDel="00000000" w:rsidR="00000000" w:rsidRPr="00000000">
                <w:rPr>
                  <w:b w:val="0"/>
                  <w:color w:val="000000"/>
                  <w:u w:val="none"/>
                  <w:rtl w:val="0"/>
                </w:rPr>
                <w:t xml:space="preserve">[6,7]</w:t>
              </w:r>
            </w:hyperlink>
            <w:r w:rsidDel="00000000" w:rsidR="00000000" w:rsidRPr="00000000">
              <w:rPr>
                <w:rtl w:val="0"/>
              </w:rPr>
              <w:t xml:space="preserve"> </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8">
            <w:pPr>
              <w:spacing w:after="120" w:before="240" w:line="240" w:lineRule="auto"/>
              <w:rPr/>
            </w:pPr>
            <w:hyperlink r:id="rId86">
              <w:r w:rsidDel="00000000" w:rsidR="00000000" w:rsidRPr="00000000">
                <w:rPr/>
                <w:drawing>
                  <wp:inline distB="19050" distT="19050" distL="19050" distR="19050">
                    <wp:extent cx="76200" cy="139700"/>
                    <wp:effectExtent b="0" l="0" r="0" t="0"/>
                    <wp:docPr id="134" name="image112.png"/>
                    <a:graphic>
                      <a:graphicData uri="http://schemas.openxmlformats.org/drawingml/2006/picture">
                        <pic:pic>
                          <pic:nvPicPr>
                            <pic:cNvPr id="0" name="image112.png"/>
                            <pic:cNvPicPr preferRelativeResize="0"/>
                          </pic:nvPicPr>
                          <pic:blipFill>
                            <a:blip r:embed="rId87"/>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9">
            <w:pPr>
              <w:spacing w:after="120" w:before="240" w:line="240" w:lineRule="auto"/>
              <w:rPr/>
            </w:pPr>
            <w:r w:rsidDel="00000000" w:rsidR="00000000" w:rsidRPr="00000000">
              <w:rPr>
                <w:rtl w:val="0"/>
              </w:rPr>
              <w:t xml:space="preserve">Probability of infection</w:t>
            </w:r>
          </w:p>
        </w:tc>
        <w:tc>
          <w:tcPr>
            <w:gridSpan w:val="2"/>
            <w:tcBorders>
              <w:top w:color="000000" w:space="0" w:sz="0" w:val="nil"/>
              <w:left w:color="000000" w:space="0" w:sz="0" w:val="nil"/>
              <w:bottom w:color="000000" w:space="0" w:sz="0" w:val="nil"/>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spacing w:after="120" w:before="240" w:line="240" w:lineRule="auto"/>
              <w:jc w:val="center"/>
              <w:rPr/>
            </w:pPr>
            <w:r w:rsidDel="00000000" w:rsidR="00000000" w:rsidRPr="00000000">
              <w:rPr>
                <w:rtl w:val="0"/>
              </w:rPr>
              <w:t xml:space="preserve">Calibrated to </w:t>
            </w:r>
            <w:hyperlink r:id="rId88">
              <w:r w:rsidDel="00000000" w:rsidR="00000000" w:rsidRPr="00000000">
                <w:rPr/>
                <w:drawing>
                  <wp:inline distB="19050" distT="19050" distL="19050" distR="19050">
                    <wp:extent cx="152400" cy="127000"/>
                    <wp:effectExtent b="0" l="0" r="0" t="0"/>
                    <wp:docPr id="96" name="image84.png"/>
                    <a:graphic>
                      <a:graphicData uri="http://schemas.openxmlformats.org/drawingml/2006/picture">
                        <pic:pic>
                          <pic:nvPicPr>
                            <pic:cNvPr id="0" name="image84.png"/>
                            <pic:cNvPicPr preferRelativeResize="0"/>
                          </pic:nvPicPr>
                          <pic:blipFill>
                            <a:blip r:embed="rId89"/>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r>
          </w:p>
        </w:tc>
      </w:tr>
      <w:tr>
        <w:trPr>
          <w:trHeight w:val="58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C">
            <w:pPr>
              <w:spacing w:after="120" w:before="240" w:line="240" w:lineRule="auto"/>
              <w:rPr/>
            </w:pPr>
            <w:hyperlink r:id="rId90">
              <w:r w:rsidDel="00000000" w:rsidR="00000000" w:rsidRPr="00000000">
                <w:rPr/>
                <w:drawing>
                  <wp:inline distB="19050" distT="19050" distL="19050" distR="19050">
                    <wp:extent cx="152400" cy="127000"/>
                    <wp:effectExtent b="0" l="0" r="0" t="0"/>
                    <wp:docPr id="58" name="image57.png"/>
                    <a:graphic>
                      <a:graphicData uri="http://schemas.openxmlformats.org/drawingml/2006/picture">
                        <pic:pic>
                          <pic:nvPicPr>
                            <pic:cNvPr id="0" name="image57.png"/>
                            <pic:cNvPicPr preferRelativeResize="0"/>
                          </pic:nvPicPr>
                          <pic:blipFill>
                            <a:blip r:embed="rId91"/>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D">
            <w:pPr>
              <w:spacing w:after="120" w:before="240" w:line="240" w:lineRule="auto"/>
              <w:rPr/>
            </w:pPr>
            <w:r w:rsidDel="00000000" w:rsidR="00000000" w:rsidRPr="00000000">
              <w:rPr>
                <w:rtl w:val="0"/>
              </w:rPr>
              <w:t xml:space="preserve">Relative infectivity of asymptomatic infections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E">
            <w:pPr>
              <w:spacing w:after="120" w:before="240" w:line="240" w:lineRule="auto"/>
              <w:jc w:val="center"/>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F">
            <w:pPr>
              <w:spacing w:after="120" w:before="240" w:line="240" w:lineRule="auto"/>
              <w:jc w:val="center"/>
              <w:rPr>
                <w:u w:val="single"/>
              </w:rPr>
            </w:pPr>
            <w:hyperlink r:id="rId92">
              <w:r w:rsidDel="00000000" w:rsidR="00000000" w:rsidRPr="00000000">
                <w:rPr>
                  <w:b w:val="0"/>
                  <w:color w:val="000000"/>
                  <w:u w:val="none"/>
                  <w:rtl w:val="0"/>
                </w:rPr>
                <w:t xml:space="preserve">[8]</w:t>
              </w:r>
            </w:hyperlink>
            <w:r w:rsidDel="00000000" w:rsidR="00000000" w:rsidRPr="00000000">
              <w:rPr>
                <w:rtl w:val="0"/>
              </w:rPr>
            </w:r>
          </w:p>
        </w:tc>
      </w:tr>
      <w:tr>
        <w:trPr>
          <w:trHeight w:val="69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0">
            <w:pPr>
              <w:spacing w:after="120" w:before="240" w:line="240" w:lineRule="auto"/>
              <w:rPr/>
            </w:pPr>
            <w:hyperlink r:id="rId93">
              <w:r w:rsidDel="00000000" w:rsidR="00000000" w:rsidRPr="00000000">
                <w:rPr/>
                <w:drawing>
                  <wp:inline distB="19050" distT="19050" distL="19050" distR="19050">
                    <wp:extent cx="177800" cy="127000"/>
                    <wp:effectExtent b="0" l="0" r="0" t="0"/>
                    <wp:docPr id="46" name="image35.png"/>
                    <a:graphic>
                      <a:graphicData uri="http://schemas.openxmlformats.org/drawingml/2006/picture">
                        <pic:pic>
                          <pic:nvPicPr>
                            <pic:cNvPr id="0" name="image35.png"/>
                            <pic:cNvPicPr preferRelativeResize="0"/>
                          </pic:nvPicPr>
                          <pic:blipFill>
                            <a:blip r:embed="rId94"/>
                            <a:srcRect b="0" l="0" r="0" t="0"/>
                            <a:stretch>
                              <a:fillRect/>
                            </a:stretch>
                          </pic:blipFill>
                          <pic:spPr>
                            <a:xfrm>
                              <a:off x="0" y="0"/>
                              <a:ext cx="177800" cy="1270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1">
            <w:pPr>
              <w:spacing w:after="120" w:before="240" w:line="240" w:lineRule="auto"/>
              <w:rPr/>
            </w:pPr>
            <w:r w:rsidDel="00000000" w:rsidR="00000000" w:rsidRPr="00000000">
              <w:rPr>
                <w:rtl w:val="0"/>
              </w:rPr>
              <w:t xml:space="preserve">Relative infectivity of mild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2">
            <w:pPr>
              <w:spacing w:after="120" w:before="240" w:line="240" w:lineRule="auto"/>
              <w:jc w:val="center"/>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3">
            <w:pPr>
              <w:spacing w:after="120" w:before="240" w:line="240" w:lineRule="auto"/>
              <w:jc w:val="center"/>
              <w:rPr>
                <w:u w:val="single"/>
              </w:rPr>
            </w:pPr>
            <w:hyperlink r:id="rId95">
              <w:r w:rsidDel="00000000" w:rsidR="00000000" w:rsidRPr="00000000">
                <w:rPr>
                  <w:b w:val="0"/>
                  <w:color w:val="000000"/>
                  <w:u w:val="none"/>
                  <w:rtl w:val="0"/>
                </w:rPr>
                <w:t xml:space="preserve">[8]</w:t>
              </w:r>
            </w:hyperlink>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4">
            <w:pPr>
              <w:spacing w:after="120" w:before="240" w:line="240" w:lineRule="auto"/>
              <w:rPr/>
            </w:pPr>
            <w:hyperlink r:id="rId96">
              <w:r w:rsidDel="00000000" w:rsidR="00000000" w:rsidRPr="00000000">
                <w:rPr/>
                <w:drawing>
                  <wp:inline distB="19050" distT="19050" distL="19050" distR="19050">
                    <wp:extent cx="228600" cy="152400"/>
                    <wp:effectExtent b="0" l="0" r="0" t="0"/>
                    <wp:docPr id="81" name="image71.png"/>
                    <a:graphic>
                      <a:graphicData uri="http://schemas.openxmlformats.org/drawingml/2006/picture">
                        <pic:pic>
                          <pic:nvPicPr>
                            <pic:cNvPr id="0" name="image71.png"/>
                            <pic:cNvPicPr preferRelativeResize="0"/>
                          </pic:nvPicPr>
                          <pic:blipFill>
                            <a:blip r:embed="rId97"/>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5">
            <w:pPr>
              <w:spacing w:after="120" w:before="240" w:line="240" w:lineRule="auto"/>
              <w:rPr/>
            </w:pPr>
            <w:r w:rsidDel="00000000" w:rsidR="00000000" w:rsidRPr="00000000">
              <w:rPr>
                <w:rtl w:val="0"/>
              </w:rPr>
              <w:t xml:space="preserve">Duration of incubation period</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6">
            <w:pPr>
              <w:spacing w:after="120" w:before="240" w:line="240" w:lineRule="auto"/>
              <w:jc w:val="center"/>
              <w:rPr/>
            </w:pPr>
            <w:r w:rsidDel="00000000" w:rsidR="00000000" w:rsidRPr="00000000">
              <w:rPr>
                <w:rtl w:val="0"/>
              </w:rPr>
              <w:t xml:space="preserve">5.2</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7">
            <w:pPr>
              <w:spacing w:after="120" w:before="240" w:line="240" w:lineRule="auto"/>
              <w:jc w:val="center"/>
              <w:rPr>
                <w:u w:val="single"/>
              </w:rPr>
            </w:pPr>
            <w:hyperlink r:id="rId98">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8">
            <w:pPr>
              <w:spacing w:after="120" w:before="240" w:line="240" w:lineRule="auto"/>
              <w:rPr/>
            </w:pPr>
            <w:hyperlink r:id="rId99">
              <w:r w:rsidDel="00000000" w:rsidR="00000000" w:rsidRPr="00000000">
                <w:rPr/>
                <w:drawing>
                  <wp:inline distB="19050" distT="19050" distL="19050" distR="19050">
                    <wp:extent cx="228600" cy="152400"/>
                    <wp:effectExtent b="0" l="0" r="0" t="0"/>
                    <wp:docPr id="34" name="image31.png"/>
                    <a:graphic>
                      <a:graphicData uri="http://schemas.openxmlformats.org/drawingml/2006/picture">
                        <pic:pic>
                          <pic:nvPicPr>
                            <pic:cNvPr id="0" name="image31.png"/>
                            <pic:cNvPicPr preferRelativeResize="0"/>
                          </pic:nvPicPr>
                          <pic:blipFill>
                            <a:blip r:embed="rId100"/>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9">
            <w:pPr>
              <w:spacing w:after="120" w:before="240" w:line="240" w:lineRule="auto"/>
              <w:rPr/>
            </w:pPr>
            <w:r w:rsidDel="00000000" w:rsidR="00000000" w:rsidRPr="00000000">
              <w:rPr>
                <w:rtl w:val="0"/>
              </w:rPr>
              <w:t xml:space="preserve">Duration of pre-symptomatic infectious period</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A">
            <w:pPr>
              <w:spacing w:after="120" w:before="240" w:line="240" w:lineRule="auto"/>
              <w:jc w:val="center"/>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B">
            <w:pPr>
              <w:spacing w:after="120" w:before="240" w:lineRule="auto"/>
              <w:jc w:val="center"/>
              <w:rPr/>
            </w:pPr>
            <w:hyperlink r:id="rId101">
              <w:r w:rsidDel="00000000" w:rsidR="00000000" w:rsidRPr="00000000">
                <w:rPr>
                  <w:b w:val="0"/>
                  <w:color w:val="000000"/>
                  <w:u w:val="none"/>
                  <w:rtl w:val="0"/>
                </w:rPr>
                <w:t xml:space="preserve">[5]</w:t>
              </w:r>
            </w:hyperlink>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C">
            <w:pPr>
              <w:spacing w:after="120" w:before="240" w:line="240" w:lineRule="auto"/>
              <w:rPr/>
            </w:pPr>
            <w:hyperlink r:id="rId102">
              <w:r w:rsidDel="00000000" w:rsidR="00000000" w:rsidRPr="00000000">
                <w:rPr/>
                <w:drawing>
                  <wp:inline distB="19050" distT="19050" distL="19050" distR="19050">
                    <wp:extent cx="228600" cy="152400"/>
                    <wp:effectExtent b="0" l="0" r="0" t="0"/>
                    <wp:docPr id="16" name="image9.png"/>
                    <a:graphic>
                      <a:graphicData uri="http://schemas.openxmlformats.org/drawingml/2006/picture">
                        <pic:pic>
                          <pic:nvPicPr>
                            <pic:cNvPr id="0" name="image9.png"/>
                            <pic:cNvPicPr preferRelativeResize="0"/>
                          </pic:nvPicPr>
                          <pic:blipFill>
                            <a:blip r:embed="rId103"/>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D">
            <w:pPr>
              <w:spacing w:after="120" w:before="240" w:line="240" w:lineRule="auto"/>
              <w:rPr/>
            </w:pPr>
            <w:r w:rsidDel="00000000" w:rsidR="00000000" w:rsidRPr="00000000">
              <w:rPr>
                <w:rtl w:val="0"/>
              </w:rPr>
              <w:t xml:space="preserve">Duration of pre-symptomatic non-infectious period</w:t>
            </w:r>
          </w:p>
        </w:tc>
        <w:tc>
          <w:tcPr>
            <w:gridSpan w:val="2"/>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E">
            <w:pPr>
              <w:spacing w:after="120" w:before="240" w:line="240" w:lineRule="auto"/>
              <w:jc w:val="center"/>
              <w:rPr/>
            </w:pPr>
            <w:hyperlink r:id="rId104">
              <w:r w:rsidDel="00000000" w:rsidR="00000000" w:rsidRPr="00000000">
                <w:rPr/>
                <w:drawing>
                  <wp:inline distB="19050" distT="19050" distL="19050" distR="19050">
                    <wp:extent cx="660400" cy="152400"/>
                    <wp:effectExtent b="0" l="0" r="0" t="0"/>
                    <wp:docPr id="38" name="image44.png"/>
                    <a:graphic>
                      <a:graphicData uri="http://schemas.openxmlformats.org/drawingml/2006/picture">
                        <pic:pic>
                          <pic:nvPicPr>
                            <pic:cNvPr id="0" name="image44.png"/>
                            <pic:cNvPicPr preferRelativeResize="0"/>
                          </pic:nvPicPr>
                          <pic:blipFill>
                            <a:blip r:embed="rId105"/>
                            <a:srcRect b="0" l="0" r="0" t="0"/>
                            <a:stretch>
                              <a:fillRect/>
                            </a:stretch>
                          </pic:blipFill>
                          <pic:spPr>
                            <a:xfrm>
                              <a:off x="0" y="0"/>
                              <a:ext cx="660400" cy="152400"/>
                            </a:xfrm>
                            <a:prstGeom prst="rect"/>
                            <a:ln/>
                          </pic:spPr>
                        </pic:pic>
                      </a:graphicData>
                    </a:graphic>
                  </wp:inline>
                </w:drawing>
              </w:r>
            </w:hyperlink>
            <w:r w:rsidDel="00000000" w:rsidR="00000000" w:rsidRPr="00000000">
              <w:rPr>
                <w:rtl w:val="0"/>
              </w:rPr>
            </w:r>
          </w:p>
        </w:tc>
      </w:tr>
      <w:tr>
        <w:trPr>
          <w:trHeight w:val="75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0">
            <w:pPr>
              <w:spacing w:after="120" w:before="240" w:line="240" w:lineRule="auto"/>
              <w:rPr/>
            </w:pPr>
            <w:hyperlink r:id="rId106">
              <w:r w:rsidDel="00000000" w:rsidR="00000000" w:rsidRPr="00000000">
                <w:rPr/>
                <w:drawing>
                  <wp:inline distB="19050" distT="19050" distL="19050" distR="19050">
                    <wp:extent cx="63500" cy="63500"/>
                    <wp:effectExtent b="0" l="0" r="0" t="0"/>
                    <wp:docPr id="121" name="image101.png"/>
                    <a:graphic>
                      <a:graphicData uri="http://schemas.openxmlformats.org/drawingml/2006/picture">
                        <pic:pic>
                          <pic:nvPicPr>
                            <pic:cNvPr id="0" name="image101.png"/>
                            <pic:cNvPicPr preferRelativeResize="0"/>
                          </pic:nvPicPr>
                          <pic:blipFill>
                            <a:blip r:embed="rId107"/>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1">
            <w:pPr>
              <w:spacing w:after="120" w:before="240" w:line="240" w:lineRule="auto"/>
              <w:rPr/>
            </w:pPr>
            <w:r w:rsidDel="00000000" w:rsidR="00000000" w:rsidRPr="00000000">
              <w:rPr>
                <w:rtl w:val="0"/>
              </w:rPr>
              <w:t xml:space="preserve">Proportion of asymptomatic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2">
            <w:pPr>
              <w:spacing w:after="120" w:before="240" w:line="240" w:lineRule="auto"/>
              <w:jc w:val="center"/>
              <w:rPr/>
            </w:pPr>
            <w:r w:rsidDel="00000000" w:rsidR="00000000" w:rsidRPr="00000000">
              <w:rPr>
                <w:rtl w:val="0"/>
              </w:rPr>
              <w:t xml:space="preserve">0.28</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3">
            <w:pPr>
              <w:spacing w:after="120" w:before="240" w:line="240" w:lineRule="auto"/>
              <w:jc w:val="center"/>
              <w:rPr>
                <w:u w:val="single"/>
              </w:rPr>
            </w:pPr>
            <w:hyperlink r:id="rId108">
              <w:r w:rsidDel="00000000" w:rsidR="00000000" w:rsidRPr="00000000">
                <w:rPr>
                  <w:b w:val="0"/>
                  <w:color w:val="000000"/>
                  <w:u w:val="none"/>
                  <w:rtl w:val="0"/>
                </w:rPr>
                <w:t xml:space="preserve">[10]</w:t>
              </w:r>
            </w:hyperlink>
            <w:r w:rsidDel="00000000" w:rsidR="00000000" w:rsidRPr="00000000">
              <w:rPr>
                <w:rtl w:val="0"/>
              </w:rPr>
              <w:t xml:space="preserve"> </w:t>
            </w:r>
            <w:r w:rsidDel="00000000" w:rsidR="00000000" w:rsidRPr="00000000">
              <w:rPr>
                <w:rtl w:val="0"/>
              </w:rPr>
            </w:r>
          </w:p>
        </w:tc>
      </w:tr>
      <w:tr>
        <w:trPr>
          <w:trHeight w:val="630" w:hRule="atLeast"/>
        </w:trPr>
        <w:tc>
          <w:tcPr>
            <w:vMerge w:val="restart"/>
            <w:tcBorders>
              <w:top w:color="000000" w:space="0" w:sz="0" w:val="nil"/>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4">
            <w:pPr>
              <w:spacing w:after="120" w:before="240" w:line="240" w:lineRule="auto"/>
              <w:rPr/>
            </w:pPr>
            <w:hyperlink r:id="rId109">
              <w:r w:rsidDel="00000000" w:rsidR="00000000" w:rsidRPr="00000000">
                <w:rPr/>
                <w:drawing>
                  <wp:inline distB="19050" distT="19050" distL="19050" distR="19050">
                    <wp:extent cx="76200" cy="101600"/>
                    <wp:effectExtent b="0" l="0" r="0" t="0"/>
                    <wp:docPr id="67" name="image59.png"/>
                    <a:graphic>
                      <a:graphicData uri="http://schemas.openxmlformats.org/drawingml/2006/picture">
                        <pic:pic>
                          <pic:nvPicPr>
                            <pic:cNvPr id="0" name="image59.png"/>
                            <pic:cNvPicPr preferRelativeResize="0"/>
                          </pic:nvPicPr>
                          <pic:blipFill>
                            <a:blip r:embed="rId110"/>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5">
            <w:pPr>
              <w:spacing w:after="120" w:before="24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6">
            <w:pPr>
              <w:spacing w:after="120" w:before="240" w:line="240" w:lineRule="auto"/>
              <w:rPr/>
            </w:pPr>
            <w:r w:rsidDel="00000000" w:rsidR="00000000" w:rsidRPr="00000000">
              <w:rPr>
                <w:rtl w:val="0"/>
              </w:rPr>
              <w:t xml:space="preserve">Proportion of severe symptomatic cases, age group 0–19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7">
            <w:pPr>
              <w:spacing w:after="120" w:before="240" w:line="240" w:lineRule="auto"/>
              <w:jc w:val="center"/>
              <w:rPr/>
            </w:pPr>
            <w:r w:rsidDel="00000000" w:rsidR="00000000" w:rsidRPr="00000000">
              <w:rPr>
                <w:rtl w:val="0"/>
              </w:rPr>
              <w:t xml:space="preserve">0.025</w:t>
            </w:r>
          </w:p>
        </w:tc>
        <w:tc>
          <w:tcPr>
            <w:vMerge w:val="restart"/>
            <w:tcBorders>
              <w:top w:color="000000" w:space="0" w:sz="0" w:val="nil"/>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8">
            <w:pPr>
              <w:spacing w:after="120" w:before="240" w:line="240" w:lineRule="auto"/>
              <w:jc w:val="center"/>
              <w:rPr>
                <w:u w:val="single"/>
              </w:rPr>
            </w:pPr>
            <w:hyperlink r:id="rId111">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630" w:hRule="atLeast"/>
        </w:trPr>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A">
            <w:pPr>
              <w:spacing w:after="120" w:before="240" w:line="240" w:lineRule="auto"/>
              <w:jc w:val="right"/>
              <w:rPr/>
            </w:pPr>
            <w:r w:rsidDel="00000000" w:rsidR="00000000" w:rsidRPr="00000000">
              <w:rPr>
                <w:rtl w:val="0"/>
              </w:rPr>
              <w:t xml:space="preserve">age group 20–49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B">
            <w:pPr>
              <w:spacing w:after="120" w:before="240" w:line="240" w:lineRule="auto"/>
              <w:jc w:val="center"/>
              <w:rPr/>
            </w:pPr>
            <w:r w:rsidDel="00000000" w:rsidR="00000000" w:rsidRPr="00000000">
              <w:rPr>
                <w:rtl w:val="0"/>
              </w:rPr>
              <w:t xml:space="preserve">0.32</w:t>
            </w:r>
          </w:p>
        </w:tc>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u w:val="single"/>
              </w:rPr>
            </w:pPr>
            <w:r w:rsidDel="00000000" w:rsidR="00000000" w:rsidRPr="00000000">
              <w:rPr>
                <w:rtl w:val="0"/>
              </w:rPr>
            </w:r>
          </w:p>
        </w:tc>
      </w:tr>
      <w:tr>
        <w:trPr>
          <w:trHeight w:val="630" w:hRule="atLeast"/>
        </w:trPr>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E">
            <w:pPr>
              <w:spacing w:after="120" w:before="240" w:line="240" w:lineRule="auto"/>
              <w:jc w:val="right"/>
              <w:rPr/>
            </w:pPr>
            <w:r w:rsidDel="00000000" w:rsidR="00000000" w:rsidRPr="00000000">
              <w:rPr>
                <w:rtl w:val="0"/>
              </w:rPr>
              <w:t xml:space="preserve">age group 50–64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F">
            <w:pPr>
              <w:spacing w:after="120" w:before="240" w:line="240" w:lineRule="auto"/>
              <w:jc w:val="center"/>
              <w:rPr/>
            </w:pPr>
            <w:r w:rsidDel="00000000" w:rsidR="00000000" w:rsidRPr="00000000">
              <w:rPr>
                <w:rtl w:val="0"/>
              </w:rPr>
              <w:t xml:space="preserve">0.32</w:t>
            </w:r>
          </w:p>
        </w:tc>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pPr>
            <w:r w:rsidDel="00000000" w:rsidR="00000000" w:rsidRPr="00000000">
              <w:rPr>
                <w:rtl w:val="0"/>
              </w:rPr>
            </w:r>
          </w:p>
        </w:tc>
      </w:tr>
      <w:tr>
        <w:trPr>
          <w:trHeight w:val="630" w:hRule="atLeast"/>
        </w:trPr>
        <w:tc>
          <w:tcPr>
            <w:vMerge w:val="continue"/>
            <w:tcBorders>
              <w:top w:color="000000" w:space="0" w:sz="12"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2">
            <w:pPr>
              <w:spacing w:after="120" w:before="240" w:line="240" w:lineRule="auto"/>
              <w:jc w:val="center"/>
              <w:rPr/>
            </w:pPr>
            <w:r w:rsidDel="00000000" w:rsidR="00000000" w:rsidRPr="00000000">
              <w:rPr>
                <w:rFonts w:ascii="Arial Unicode MS" w:cs="Arial Unicode MS" w:eastAsia="Arial Unicode MS" w:hAnsi="Arial Unicode MS"/>
                <w:rtl w:val="0"/>
              </w:rPr>
              <w:t xml:space="preserve">                                                               age group ≥65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3">
            <w:pPr>
              <w:spacing w:after="120" w:before="240" w:line="240" w:lineRule="auto"/>
              <w:jc w:val="center"/>
              <w:rPr/>
            </w:pPr>
            <w:r w:rsidDel="00000000" w:rsidR="00000000" w:rsidRPr="00000000">
              <w:rPr>
                <w:rtl w:val="0"/>
              </w:rPr>
              <w:t xml:space="preserve">0.64</w:t>
            </w:r>
          </w:p>
        </w:tc>
        <w:tc>
          <w:tcPr>
            <w:vMerge w:val="continue"/>
            <w:tcBorders>
              <w:top w:color="000000" w:space="0" w:sz="12"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r>
          </w:p>
        </w:tc>
      </w:tr>
      <w:tr>
        <w:trPr>
          <w:trHeight w:val="63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5">
            <w:pPr>
              <w:spacing w:after="120" w:before="240" w:line="240" w:lineRule="auto"/>
              <w:rPr/>
            </w:pPr>
            <w:hyperlink r:id="rId112">
              <w:r w:rsidDel="00000000" w:rsidR="00000000" w:rsidRPr="00000000">
                <w:rPr/>
                <w:drawing>
                  <wp:inline distB="19050" distT="19050" distL="19050" distR="19050">
                    <wp:extent cx="63500" cy="88900"/>
                    <wp:effectExtent b="0" l="0" r="0" t="0"/>
                    <wp:docPr id="113" name="image97.png"/>
                    <a:graphic>
                      <a:graphicData uri="http://schemas.openxmlformats.org/drawingml/2006/picture">
                        <pic:pic>
                          <pic:nvPicPr>
                            <pic:cNvPr id="0" name="image97.png"/>
                            <pic:cNvPicPr preferRelativeResize="0"/>
                          </pic:nvPicPr>
                          <pic:blipFill>
                            <a:blip r:embed="rId113"/>
                            <a:srcRect b="0" l="0" r="0" t="0"/>
                            <a:stretch>
                              <a:fillRect/>
                            </a:stretch>
                          </pic:blipFill>
                          <pic:spPr>
                            <a:xfrm>
                              <a:off x="0" y="0"/>
                              <a:ext cx="63500" cy="889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6">
            <w:pPr>
              <w:spacing w:after="120" w:before="240" w:line="240" w:lineRule="auto"/>
              <w:rPr/>
            </w:pPr>
            <w:r w:rsidDel="00000000" w:rsidR="00000000" w:rsidRPr="00000000">
              <w:rPr>
                <w:rtl w:val="0"/>
              </w:rPr>
              <w:t xml:space="preserve">Proportion of symptomatic cases being isolated</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7">
            <w:pPr>
              <w:spacing w:after="120" w:before="240" w:line="240" w:lineRule="auto"/>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8">
            <w:pPr>
              <w:spacing w:after="120" w:before="240" w:line="240" w:lineRule="auto"/>
              <w:jc w:val="center"/>
              <w:rPr>
                <w:u w:val="single"/>
              </w:rPr>
            </w:pPr>
            <w:hyperlink r:id="rId114">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79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9">
            <w:pPr>
              <w:spacing w:after="120" w:before="240" w:line="240" w:lineRule="auto"/>
              <w:rPr/>
            </w:pPr>
            <w:hyperlink r:id="rId115">
              <w:r w:rsidDel="00000000" w:rsidR="00000000" w:rsidRPr="00000000">
                <w:rPr/>
                <w:drawing>
                  <wp:inline distB="19050" distT="19050" distL="19050" distR="19050">
                    <wp:extent cx="215900" cy="152400"/>
                    <wp:effectExtent b="0" l="0" r="0" t="0"/>
                    <wp:docPr id="18" name="image14.png"/>
                    <a:graphic>
                      <a:graphicData uri="http://schemas.openxmlformats.org/drawingml/2006/picture">
                        <pic:pic>
                          <pic:nvPicPr>
                            <pic:cNvPr id="0" name="image14.png"/>
                            <pic:cNvPicPr preferRelativeResize="0"/>
                          </pic:nvPicPr>
                          <pic:blipFill>
                            <a:blip r:embed="rId116"/>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A">
            <w:pPr>
              <w:spacing w:after="120" w:before="240" w:line="240" w:lineRule="auto"/>
              <w:rPr/>
            </w:pPr>
            <w:r w:rsidDel="00000000" w:rsidR="00000000" w:rsidRPr="00000000">
              <w:rPr>
                <w:rtl w:val="0"/>
              </w:rPr>
              <w:t xml:space="preserve">Recovery period of mild and asymptomatic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B">
            <w:pPr>
              <w:spacing w:after="120" w:before="240" w:line="240" w:lineRule="auto"/>
              <w:jc w:val="center"/>
              <w:rPr/>
            </w:pPr>
            <w:r w:rsidDel="00000000" w:rsidR="00000000" w:rsidRPr="00000000">
              <w:rPr>
                <w:rtl w:val="0"/>
              </w:rPr>
              <w:t xml:space="preserve">4.6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C">
            <w:pPr>
              <w:spacing w:after="120" w:before="240" w:line="240" w:lineRule="auto"/>
              <w:jc w:val="center"/>
              <w:rPr>
                <w:u w:val="single"/>
              </w:rPr>
            </w:pPr>
            <w:hyperlink r:id="rId117">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76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D">
            <w:pPr>
              <w:spacing w:after="120" w:before="240" w:line="240" w:lineRule="auto"/>
              <w:rPr/>
            </w:pPr>
            <w:hyperlink r:id="rId118">
              <w:r w:rsidDel="00000000" w:rsidR="00000000" w:rsidRPr="00000000">
                <w:rPr/>
                <w:drawing>
                  <wp:inline distB="19050" distT="19050" distL="19050" distR="19050">
                    <wp:extent cx="63500" cy="114300"/>
                    <wp:effectExtent b="0" l="0" r="0" t="0"/>
                    <wp:docPr id="17" name="image13.png"/>
                    <a:graphic>
                      <a:graphicData uri="http://schemas.openxmlformats.org/drawingml/2006/picture">
                        <pic:pic>
                          <pic:nvPicPr>
                            <pic:cNvPr id="0" name="image13.png"/>
                            <pic:cNvPicPr preferRelativeResize="0"/>
                          </pic:nvPicPr>
                          <pic:blipFill>
                            <a:blip r:embed="rId119"/>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E">
            <w:pPr>
              <w:spacing w:after="120" w:before="240" w:line="240" w:lineRule="auto"/>
              <w:rPr/>
            </w:pPr>
            <w:r w:rsidDel="00000000" w:rsidR="00000000" w:rsidRPr="00000000">
              <w:rPr>
                <w:rtl w:val="0"/>
              </w:rPr>
              <w:t xml:space="preserve">Hospitalization rate</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F">
            <w:pPr>
              <w:spacing w:after="120" w:before="240" w:line="240" w:lineRule="auto"/>
              <w:jc w:val="center"/>
              <w:rPr/>
            </w:pPr>
            <w:r w:rsidDel="00000000" w:rsidR="00000000" w:rsidRPr="00000000">
              <w:rPr>
                <w:rtl w:val="0"/>
              </w:rPr>
              <w:t xml:space="preserve">1/3.5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0">
            <w:pPr>
              <w:spacing w:after="120" w:before="240" w:line="240" w:lineRule="auto"/>
              <w:jc w:val="center"/>
              <w:rPr>
                <w:u w:val="single"/>
              </w:rPr>
            </w:pPr>
            <w:hyperlink r:id="rId120">
              <w:r w:rsidDel="00000000" w:rsidR="00000000" w:rsidRPr="00000000">
                <w:rPr>
                  <w:b w:val="0"/>
                  <w:color w:val="000000"/>
                  <w:u w:val="none"/>
                  <w:rtl w:val="0"/>
                </w:rPr>
                <w:t xml:space="preserve">[12]</w:t>
              </w:r>
            </w:hyperlink>
            <w:r w:rsidDel="00000000" w:rsidR="00000000" w:rsidRPr="00000000">
              <w:rPr>
                <w:rtl w:val="0"/>
              </w:rPr>
              <w:t xml:space="preserve"> </w:t>
            </w:r>
            <w:r w:rsidDel="00000000" w:rsidR="00000000" w:rsidRPr="00000000">
              <w:rPr>
                <w:rtl w:val="0"/>
              </w:rPr>
            </w:r>
          </w:p>
        </w:tc>
      </w:tr>
      <w:tr>
        <w:trPr>
          <w:trHeight w:val="825" w:hRule="atLeast"/>
        </w:trPr>
        <w:tc>
          <w:tcPr>
            <w:vMerge w:val="restart"/>
            <w:tcBorders>
              <w:top w:color="000000" w:space="0" w:sz="0" w:val="nil"/>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1">
            <w:pPr>
              <w:spacing w:after="120" w:before="240" w:line="240" w:lineRule="auto"/>
              <w:rPr/>
            </w:pPr>
            <w:hyperlink r:id="rId121">
              <w:r w:rsidDel="00000000" w:rsidR="00000000" w:rsidRPr="00000000">
                <w:rPr/>
                <w:drawing>
                  <wp:inline distB="19050" distT="19050" distL="19050" distR="19050">
                    <wp:extent cx="50800" cy="63500"/>
                    <wp:effectExtent b="0" l="0" r="0" t="0"/>
                    <wp:docPr id="37" name="image29.png"/>
                    <a:graphic>
                      <a:graphicData uri="http://schemas.openxmlformats.org/drawingml/2006/picture">
                        <pic:pic>
                          <pic:nvPicPr>
                            <pic:cNvPr id="0" name="image29.png"/>
                            <pic:cNvPicPr preferRelativeResize="0"/>
                          </pic:nvPicPr>
                          <pic:blipFill>
                            <a:blip r:embed="rId122"/>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2">
            <w:pPr>
              <w:spacing w:after="120" w:before="240" w:line="240" w:lineRule="auto"/>
              <w:rPr/>
            </w:pPr>
            <w:r w:rsidDel="00000000" w:rsidR="00000000" w:rsidRPr="00000000">
              <w:rPr>
                <w:rtl w:val="0"/>
              </w:rPr>
              <w:t xml:space="preserve">Proportion of symptomatic cases needing ICU in hospitals,                                                  age group 0–19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3">
            <w:pPr>
              <w:spacing w:after="120" w:before="240" w:line="240" w:lineRule="auto"/>
              <w:jc w:val="center"/>
              <w:rPr/>
            </w:pPr>
            <w:r w:rsidDel="00000000" w:rsidR="00000000" w:rsidRPr="00000000">
              <w:rPr>
                <w:rtl w:val="0"/>
              </w:rPr>
              <w:t xml:space="preserve">0.014</w:t>
            </w:r>
          </w:p>
        </w:tc>
        <w:tc>
          <w:tcPr>
            <w:vMerge w:val="restart"/>
            <w:tcBorders>
              <w:top w:color="000000" w:space="0" w:sz="0" w:val="nil"/>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4">
            <w:pPr>
              <w:spacing w:after="120" w:before="240" w:line="240" w:lineRule="auto"/>
              <w:jc w:val="center"/>
              <w:rPr>
                <w:u w:val="single"/>
              </w:rPr>
            </w:pPr>
            <w:hyperlink r:id="rId1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825" w:hRule="atLeast"/>
        </w:trPr>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6">
            <w:pPr>
              <w:spacing w:after="120" w:before="240" w:line="240" w:lineRule="auto"/>
              <w:jc w:val="right"/>
              <w:rPr/>
            </w:pPr>
            <w:r w:rsidDel="00000000" w:rsidR="00000000" w:rsidRPr="00000000">
              <w:rPr>
                <w:rtl w:val="0"/>
              </w:rPr>
              <w:t xml:space="preserve">age group 20–49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7">
            <w:pPr>
              <w:spacing w:after="120" w:before="240" w:line="240" w:lineRule="auto"/>
              <w:jc w:val="center"/>
              <w:rPr/>
            </w:pPr>
            <w:r w:rsidDel="00000000" w:rsidR="00000000" w:rsidRPr="00000000">
              <w:rPr>
                <w:rtl w:val="0"/>
              </w:rPr>
              <w:t xml:space="preserve">0.042</w:t>
            </w:r>
          </w:p>
        </w:tc>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pPr>
            <w:r w:rsidDel="00000000" w:rsidR="00000000" w:rsidRPr="00000000">
              <w:rPr>
                <w:rtl w:val="0"/>
              </w:rPr>
            </w:r>
          </w:p>
        </w:tc>
      </w:tr>
      <w:tr>
        <w:trPr>
          <w:trHeight w:val="825" w:hRule="atLeast"/>
        </w:trPr>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A">
            <w:pPr>
              <w:spacing w:after="120" w:before="240" w:line="240" w:lineRule="auto"/>
              <w:jc w:val="right"/>
              <w:rPr/>
            </w:pPr>
            <w:r w:rsidDel="00000000" w:rsidR="00000000" w:rsidRPr="00000000">
              <w:rPr>
                <w:rtl w:val="0"/>
              </w:rPr>
              <w:t xml:space="preserve">age group 50–64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B">
            <w:pPr>
              <w:spacing w:after="120" w:before="240" w:line="240" w:lineRule="auto"/>
              <w:jc w:val="center"/>
              <w:rPr/>
            </w:pPr>
            <w:r w:rsidDel="00000000" w:rsidR="00000000" w:rsidRPr="00000000">
              <w:rPr>
                <w:rtl w:val="0"/>
              </w:rPr>
              <w:t xml:space="preserve">0.075</w:t>
            </w:r>
          </w:p>
        </w:tc>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r w:rsidDel="00000000" w:rsidR="00000000" w:rsidRPr="00000000">
              <w:rPr>
                <w:rtl w:val="0"/>
              </w:rPr>
            </w:r>
          </w:p>
        </w:tc>
      </w:tr>
      <w:tr>
        <w:trPr>
          <w:trHeight w:val="825" w:hRule="atLeast"/>
        </w:trPr>
        <w:tc>
          <w:tcPr>
            <w:vMerge w:val="continue"/>
            <w:tcBorders>
              <w:top w:color="000000" w:space="0" w:sz="12"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E">
            <w:pPr>
              <w:spacing w:after="120" w:before="240" w:line="240" w:lineRule="auto"/>
              <w:jc w:val="center"/>
              <w:rPr/>
            </w:pPr>
            <w:r w:rsidDel="00000000" w:rsidR="00000000" w:rsidRPr="00000000">
              <w:rPr>
                <w:rFonts w:ascii="Arial Unicode MS" w:cs="Arial Unicode MS" w:eastAsia="Arial Unicode MS" w:hAnsi="Arial Unicode MS"/>
                <w:rtl w:val="0"/>
              </w:rPr>
              <w:t xml:space="preserve">                                                               age group ≥65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F">
            <w:pPr>
              <w:spacing w:after="120" w:before="240" w:line="240" w:lineRule="auto"/>
              <w:jc w:val="center"/>
              <w:rPr/>
            </w:pPr>
            <w:r w:rsidDel="00000000" w:rsidR="00000000" w:rsidRPr="00000000">
              <w:rPr>
                <w:rtl w:val="0"/>
              </w:rPr>
              <w:t xml:space="preserve">0.15</w:t>
            </w:r>
          </w:p>
        </w:tc>
        <w:tc>
          <w:tcPr>
            <w:vMerge w:val="continue"/>
            <w:tcBorders>
              <w:top w:color="000000" w:space="0" w:sz="12"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r w:rsidDel="00000000" w:rsidR="00000000" w:rsidRPr="00000000">
              <w:rPr>
                <w:rtl w:val="0"/>
              </w:rPr>
            </w:r>
          </w:p>
        </w:tc>
      </w:tr>
      <w:tr>
        <w:trPr>
          <w:trHeight w:val="67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1">
            <w:pPr>
              <w:spacing w:after="120" w:before="240" w:line="240" w:lineRule="auto"/>
              <w:rPr/>
            </w:pPr>
            <w:hyperlink r:id="rId124">
              <w:r w:rsidDel="00000000" w:rsidR="00000000" w:rsidRPr="00000000">
                <w:rPr/>
                <w:drawing>
                  <wp:inline distB="19050" distT="19050" distL="19050" distR="19050">
                    <wp:extent cx="190500" cy="88900"/>
                    <wp:effectExtent b="0" l="0" r="0" t="0"/>
                    <wp:docPr id="74" name="image70.png"/>
                    <a:graphic>
                      <a:graphicData uri="http://schemas.openxmlformats.org/drawingml/2006/picture">
                        <pic:pic>
                          <pic:nvPicPr>
                            <pic:cNvPr id="0" name="image70.png"/>
                            <pic:cNvPicPr preferRelativeResize="0"/>
                          </pic:nvPicPr>
                          <pic:blipFill>
                            <a:blip r:embed="rId125"/>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2">
            <w:pPr>
              <w:spacing w:after="120" w:before="240" w:line="240" w:lineRule="auto"/>
              <w:rPr/>
            </w:pPr>
            <w:r w:rsidDel="00000000" w:rsidR="00000000" w:rsidRPr="00000000">
              <w:rPr>
                <w:rtl w:val="0"/>
              </w:rPr>
              <w:t xml:space="preserve">Weight associated with the model death rate among among hospitalized (non-ICU) patients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3">
            <w:pPr>
              <w:spacing w:after="120" w:before="240" w:line="240" w:lineRule="auto"/>
              <w:jc w:val="center"/>
              <w:rPr/>
            </w:pPr>
            <w:r w:rsidDel="00000000" w:rsidR="00000000" w:rsidRPr="00000000">
              <w:rPr>
                <w:rtl w:val="0"/>
              </w:rPr>
              <w:t xml:space="preserve">0.2296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4">
            <w:pPr>
              <w:spacing w:after="120" w:before="240" w:line="240" w:lineRule="auto"/>
              <w:jc w:val="center"/>
              <w:rPr>
                <w:u w:val="single"/>
              </w:rPr>
            </w:pPr>
            <w:hyperlink r:id="rId126">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5">
            <w:pPr>
              <w:spacing w:after="120" w:before="240" w:line="240" w:lineRule="auto"/>
              <w:rPr/>
            </w:pPr>
            <w:hyperlink r:id="rId127">
              <w:r w:rsidDel="00000000" w:rsidR="00000000" w:rsidRPr="00000000">
                <w:rPr/>
                <w:drawing>
                  <wp:inline distB="19050" distT="19050" distL="19050" distR="19050">
                    <wp:extent cx="177800" cy="88900"/>
                    <wp:effectExtent b="0" l="0" r="0" t="0"/>
                    <wp:docPr id="7" name="image120.png"/>
                    <a:graphic>
                      <a:graphicData uri="http://schemas.openxmlformats.org/drawingml/2006/picture">
                        <pic:pic>
                          <pic:nvPicPr>
                            <pic:cNvPr id="0" name="image120.png"/>
                            <pic:cNvPicPr preferRelativeResize="0"/>
                          </pic:nvPicPr>
                          <pic:blipFill>
                            <a:blip r:embed="rId128"/>
                            <a:srcRect b="0" l="0" r="0" t="0"/>
                            <a:stretch>
                              <a:fillRect/>
                            </a:stretch>
                          </pic:blipFill>
                          <pic:spPr>
                            <a:xfrm>
                              <a:off x="0" y="0"/>
                              <a:ext cx="177800" cy="889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6">
            <w:pPr>
              <w:spacing w:after="120" w:before="240" w:line="240" w:lineRule="auto"/>
              <w:rPr/>
            </w:pPr>
            <w:r w:rsidDel="00000000" w:rsidR="00000000" w:rsidRPr="00000000">
              <w:rPr>
                <w:rtl w:val="0"/>
              </w:rPr>
              <w:t xml:space="preserve">Weight associated with the model death rate among ICU patients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7">
            <w:pPr>
              <w:spacing w:after="120" w:before="240" w:line="240" w:lineRule="auto"/>
              <w:jc w:val="center"/>
              <w:rPr/>
            </w:pPr>
            <w:r w:rsidDel="00000000" w:rsidR="00000000" w:rsidRPr="00000000">
              <w:rPr>
                <w:rtl w:val="0"/>
              </w:rPr>
              <w:t xml:space="preserve">0.1396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8">
            <w:pPr>
              <w:spacing w:after="120" w:before="240" w:line="240" w:lineRule="auto"/>
              <w:jc w:val="center"/>
              <w:rPr>
                <w:u w:val="single"/>
              </w:rPr>
            </w:pPr>
            <w:hyperlink r:id="rId129">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64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9">
            <w:pPr>
              <w:spacing w:after="120" w:before="240" w:line="240" w:lineRule="auto"/>
              <w:rPr/>
            </w:pPr>
            <w:hyperlink r:id="rId130">
              <w:r w:rsidDel="00000000" w:rsidR="00000000" w:rsidRPr="00000000">
                <w:rPr/>
                <w:drawing>
                  <wp:inline distB="19050" distT="19050" distL="19050" distR="19050">
                    <wp:extent cx="330200" cy="152400"/>
                    <wp:effectExtent b="0" l="0" r="0" t="0"/>
                    <wp:docPr id="56" name="image115.png"/>
                    <a:graphic>
                      <a:graphicData uri="http://schemas.openxmlformats.org/drawingml/2006/picture">
                        <pic:pic>
                          <pic:nvPicPr>
                            <pic:cNvPr id="0" name="image115.png"/>
                            <pic:cNvPicPr preferRelativeResize="0"/>
                          </pic:nvPicPr>
                          <pic:blipFill>
                            <a:blip r:embed="rId131"/>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A">
            <w:pPr>
              <w:spacing w:after="120" w:before="240" w:line="240" w:lineRule="auto"/>
              <w:rPr/>
            </w:pPr>
            <w:r w:rsidDel="00000000" w:rsidR="00000000" w:rsidRPr="00000000">
              <w:rPr>
                <w:rtl w:val="0"/>
              </w:rPr>
              <w:t xml:space="preserve">Recovery rate of hospitalized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B">
            <w:pPr>
              <w:spacing w:after="120" w:before="240" w:line="240" w:lineRule="auto"/>
              <w:jc w:val="center"/>
              <w:rPr/>
            </w:pPr>
            <w:r w:rsidDel="00000000" w:rsidR="00000000" w:rsidRPr="00000000">
              <w:rPr>
                <w:rtl w:val="0"/>
              </w:rPr>
              <w:t xml:space="preserve">1/10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C">
            <w:pPr>
              <w:spacing w:after="120" w:before="240" w:line="240" w:lineRule="auto"/>
              <w:jc w:val="center"/>
              <w:rPr>
                <w:u w:val="single"/>
              </w:rPr>
            </w:pPr>
            <w:hyperlink r:id="rId132">
              <w:r w:rsidDel="00000000" w:rsidR="00000000" w:rsidRPr="00000000">
                <w:rPr>
                  <w:b w:val="0"/>
                  <w:color w:val="000000"/>
                  <w:u w:val="none"/>
                  <w:rtl w:val="0"/>
                </w:rPr>
                <w:t xml:space="preserve">[13]</w:t>
              </w:r>
            </w:hyperlink>
            <w:r w:rsidDel="00000000" w:rsidR="00000000" w:rsidRPr="00000000">
              <w:rPr>
                <w:rtl w:val="0"/>
              </w:rPr>
              <w:t xml:space="preserve"> </w:t>
            </w:r>
            <w:r w:rsidDel="00000000" w:rsidR="00000000" w:rsidRPr="00000000">
              <w:rPr>
                <w:rtl w:val="0"/>
              </w:rPr>
            </w:r>
          </w:p>
        </w:tc>
      </w:tr>
      <w:tr>
        <w:trPr>
          <w:trHeight w:val="70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D">
            <w:pPr>
              <w:spacing w:after="120" w:before="240" w:line="240" w:lineRule="auto"/>
              <w:rPr/>
            </w:pPr>
            <w:hyperlink r:id="rId133">
              <w:r w:rsidDel="00000000" w:rsidR="00000000" w:rsidRPr="00000000">
                <w:rPr/>
                <w:drawing>
                  <wp:inline distB="19050" distT="19050" distL="19050" distR="19050">
                    <wp:extent cx="355600" cy="165100"/>
                    <wp:effectExtent b="0" l="0" r="0" t="0"/>
                    <wp:docPr id="59" name="image54.gif"/>
                    <a:graphic>
                      <a:graphicData uri="http://schemas.openxmlformats.org/drawingml/2006/picture">
                        <pic:pic>
                          <pic:nvPicPr>
                            <pic:cNvPr id="0" name="image54.gif"/>
                            <pic:cNvPicPr preferRelativeResize="0"/>
                          </pic:nvPicPr>
                          <pic:blipFill>
                            <a:blip r:embed="rId134"/>
                            <a:srcRect b="0" l="0" r="0" t="0"/>
                            <a:stretch>
                              <a:fillRect/>
                            </a:stretch>
                          </pic:blipFill>
                          <pic:spPr>
                            <a:xfrm>
                              <a:off x="0" y="0"/>
                              <a:ext cx="355600" cy="1651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E">
            <w:pPr>
              <w:spacing w:after="120" w:before="240" w:line="240" w:lineRule="auto"/>
              <w:rPr/>
            </w:pPr>
            <w:r w:rsidDel="00000000" w:rsidR="00000000" w:rsidRPr="00000000">
              <w:rPr>
                <w:rtl w:val="0"/>
              </w:rPr>
              <w:t xml:space="preserve">Recovery rate of hospitalized cases needing ICU</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F">
            <w:pPr>
              <w:spacing w:after="120" w:before="240" w:line="240" w:lineRule="auto"/>
              <w:jc w:val="center"/>
              <w:rPr/>
            </w:pPr>
            <w:r w:rsidDel="00000000" w:rsidR="00000000" w:rsidRPr="00000000">
              <w:rPr>
                <w:rtl w:val="0"/>
              </w:rPr>
              <w:t xml:space="preserve">1/13.25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0">
            <w:pPr>
              <w:spacing w:after="120" w:before="240" w:line="240" w:lineRule="auto"/>
              <w:jc w:val="center"/>
              <w:rPr>
                <w:u w:val="single"/>
              </w:rPr>
            </w:pPr>
            <w:hyperlink r:id="rId135">
              <w:r w:rsidDel="00000000" w:rsidR="00000000" w:rsidRPr="00000000">
                <w:rPr>
                  <w:b w:val="0"/>
                  <w:color w:val="000000"/>
                  <w:u w:val="none"/>
                  <w:rtl w:val="0"/>
                </w:rPr>
                <w:t xml:space="preserve">[12]</w:t>
              </w:r>
            </w:hyperlink>
            <w:r w:rsidDel="00000000" w:rsidR="00000000" w:rsidRPr="00000000">
              <w:rPr>
                <w:rtl w:val="0"/>
              </w:rPr>
            </w:r>
          </w:p>
        </w:tc>
      </w:tr>
      <w:tr>
        <w:trPr>
          <w:trHeight w:val="67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1">
            <w:pPr>
              <w:spacing w:after="120" w:before="240" w:line="240" w:lineRule="auto"/>
              <w:rPr/>
            </w:pPr>
            <w:hyperlink r:id="rId136">
              <w:r w:rsidDel="00000000" w:rsidR="00000000" w:rsidRPr="00000000">
                <w:rPr/>
                <w:drawing>
                  <wp:inline distB="19050" distT="19050" distL="19050" distR="19050">
                    <wp:extent cx="177800" cy="101600"/>
                    <wp:effectExtent b="0" l="0" r="0" t="0"/>
                    <wp:docPr id="128" name="image103.png"/>
                    <a:graphic>
                      <a:graphicData uri="http://schemas.openxmlformats.org/drawingml/2006/picture">
                        <pic:pic>
                          <pic:nvPicPr>
                            <pic:cNvPr id="0" name="image103.png"/>
                            <pic:cNvPicPr preferRelativeResize="0"/>
                          </pic:nvPicPr>
                          <pic:blipFill>
                            <a:blip r:embed="rId137"/>
                            <a:srcRect b="0" l="0" r="0" t="0"/>
                            <a:stretch>
                              <a:fillRect/>
                            </a:stretch>
                          </pic:blipFill>
                          <pic:spPr>
                            <a:xfrm>
                              <a:off x="0" y="0"/>
                              <a:ext cx="177800" cy="1016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2">
            <w:pPr>
              <w:spacing w:after="120" w:before="240" w:line="240" w:lineRule="auto"/>
              <w:rPr/>
            </w:pPr>
            <w:r w:rsidDel="00000000" w:rsidR="00000000" w:rsidRPr="00000000">
              <w:rPr>
                <w:rtl w:val="0"/>
              </w:rPr>
              <w:t xml:space="preserve">Mortality rate of hospitalized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3">
            <w:pPr>
              <w:spacing w:after="120" w:before="240" w:line="240" w:lineRule="auto"/>
              <w:jc w:val="center"/>
              <w:rPr/>
            </w:pPr>
            <w:r w:rsidDel="00000000" w:rsidR="00000000" w:rsidRPr="00000000">
              <w:rPr>
                <w:rtl w:val="0"/>
              </w:rPr>
              <w:t xml:space="preserve">1/9.7</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4">
            <w:pPr>
              <w:spacing w:after="120" w:before="240" w:line="240" w:lineRule="auto"/>
              <w:jc w:val="center"/>
              <w:rPr>
                <w:u w:val="single"/>
              </w:rPr>
            </w:pPr>
            <w:hyperlink r:id="rId138">
              <w:r w:rsidDel="00000000" w:rsidR="00000000" w:rsidRPr="00000000">
                <w:rPr>
                  <w:b w:val="0"/>
                  <w:color w:val="000000"/>
                  <w:u w:val="none"/>
                  <w:rtl w:val="0"/>
                </w:rPr>
                <w:t xml:space="preserve">[12]</w:t>
              </w:r>
            </w:hyperlink>
            <w:r w:rsidDel="00000000" w:rsidR="00000000" w:rsidRPr="00000000">
              <w:rPr>
                <w:rtl w:val="0"/>
              </w:rPr>
            </w:r>
          </w:p>
        </w:tc>
      </w:tr>
      <w:tr>
        <w:trPr>
          <w:trHeight w:val="585" w:hRule="atLeast"/>
        </w:trPr>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5">
            <w:pPr>
              <w:spacing w:after="120" w:before="240" w:line="240" w:lineRule="auto"/>
              <w:rPr/>
            </w:pPr>
            <w:hyperlink r:id="rId139">
              <w:r w:rsidDel="00000000" w:rsidR="00000000" w:rsidRPr="00000000">
                <w:rPr/>
                <w:drawing>
                  <wp:inline distB="19050" distT="19050" distL="19050" distR="19050">
                    <wp:extent cx="165100" cy="101600"/>
                    <wp:effectExtent b="0" l="0" r="0" t="0"/>
                    <wp:docPr id="114" name="image98.png"/>
                    <a:graphic>
                      <a:graphicData uri="http://schemas.openxmlformats.org/drawingml/2006/picture">
                        <pic:pic>
                          <pic:nvPicPr>
                            <pic:cNvPr id="0" name="image98.png"/>
                            <pic:cNvPicPr preferRelativeResize="0"/>
                          </pic:nvPicPr>
                          <pic:blipFill>
                            <a:blip r:embed="rId140"/>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6">
            <w:pPr>
              <w:spacing w:after="120" w:before="240" w:line="240" w:lineRule="auto"/>
              <w:rPr/>
            </w:pPr>
            <w:r w:rsidDel="00000000" w:rsidR="00000000" w:rsidRPr="00000000">
              <w:rPr>
                <w:rtl w:val="0"/>
              </w:rPr>
              <w:t xml:space="preserve">Mortality rate of hospitalized cases needing ICU</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7">
            <w:pPr>
              <w:spacing w:after="120" w:before="240" w:line="240" w:lineRule="auto"/>
              <w:jc w:val="center"/>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8">
            <w:pPr>
              <w:spacing w:after="120" w:before="240" w:line="240" w:lineRule="auto"/>
              <w:jc w:val="center"/>
              <w:rPr>
                <w:u w:val="single"/>
              </w:rPr>
            </w:pPr>
            <w:hyperlink r:id="rId141">
              <w:r w:rsidDel="00000000" w:rsidR="00000000" w:rsidRPr="00000000">
                <w:rPr>
                  <w:b w:val="0"/>
                  <w:color w:val="000000"/>
                  <w:u w:val="none"/>
                  <w:rtl w:val="0"/>
                </w:rPr>
                <w:t xml:space="preserve">[14]</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99">
      <w:pPr>
        <w:spacing w:after="240" w:before="240" w:lineRule="auto"/>
        <w:ind w:left="1440" w:firstLine="0"/>
        <w:rPr/>
      </w:pPr>
      <w:r w:rsidDel="00000000" w:rsidR="00000000" w:rsidRPr="00000000">
        <w:rPr>
          <w:rtl w:val="0"/>
        </w:rPr>
      </w:r>
    </w:p>
    <w:p w:rsidR="00000000" w:rsidDel="00000000" w:rsidP="00000000" w:rsidRDefault="00000000" w:rsidRPr="00000000" w14:paraId="0000009A">
      <w:pPr>
        <w:spacing w:after="120" w:before="240" w:lineRule="auto"/>
        <w:ind w:firstLine="540"/>
        <w:rPr/>
      </w:pPr>
      <w:r w:rsidDel="00000000" w:rsidR="00000000" w:rsidRPr="00000000">
        <w:rPr>
          <w:rtl w:val="0"/>
        </w:rPr>
      </w:r>
    </w:p>
    <w:p w:rsidR="00000000" w:rsidDel="00000000" w:rsidP="00000000" w:rsidRDefault="00000000" w:rsidRPr="00000000" w14:paraId="0000009B">
      <w:pPr>
        <w:spacing w:after="120" w:before="240" w:lineRule="auto"/>
        <w:ind w:firstLine="540"/>
        <w:rPr/>
      </w:pPr>
      <w:r w:rsidDel="00000000" w:rsidR="00000000" w:rsidRPr="00000000">
        <w:rPr>
          <w:rtl w:val="0"/>
        </w:rPr>
        <w:t xml:space="preserve">The spread of infection within each population depended on the prevalence of infections at the given time, age-specific contact patterns and per contact transmission rate of the virus. Prem et. al </w:t>
      </w:r>
      <w:hyperlink r:id="rId142">
        <w:r w:rsidDel="00000000" w:rsidR="00000000" w:rsidRPr="00000000">
          <w:rPr>
            <w:b w:val="0"/>
            <w:color w:val="000000"/>
            <w:u w:val="none"/>
            <w:rtl w:val="0"/>
          </w:rPr>
          <w:t xml:space="preserve">[15]</w:t>
        </w:r>
      </w:hyperlink>
      <w:r w:rsidDel="00000000" w:rsidR="00000000" w:rsidRPr="00000000">
        <w:rPr>
          <w:rtl w:val="0"/>
        </w:rPr>
        <w:t xml:space="preserve"> estimated contact patterns between different age-groups in India overall and within  specific locations such as households. We use estimates of overall contact patterns to parameterize contact rate between different age groups in our model. Contact rate of individuals who are isolated (</w:t>
      </w:r>
      <w:hyperlink r:id="rId143">
        <w:r w:rsidDel="00000000" w:rsidR="00000000" w:rsidRPr="00000000">
          <w:rPr/>
          <w:drawing>
            <wp:inline distB="19050" distT="19050" distL="19050" distR="19050">
              <wp:extent cx="203200" cy="139700"/>
              <wp:effectExtent b="0" l="0" r="0" t="0"/>
              <wp:docPr id="63" name="image48.png"/>
              <a:graphic>
                <a:graphicData uri="http://schemas.openxmlformats.org/drawingml/2006/picture">
                  <pic:pic>
                    <pic:nvPicPr>
                      <pic:cNvPr id="0" name="image48.png"/>
                      <pic:cNvPicPr preferRelativeResize="0"/>
                    </pic:nvPicPr>
                    <pic:blipFill>
                      <a:blip r:embed="rId144"/>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w:t>
      </w:r>
      <w:hyperlink r:id="rId145">
        <w:r w:rsidDel="00000000" w:rsidR="00000000" w:rsidRPr="00000000">
          <w:rPr/>
          <w:drawing>
            <wp:inline distB="19050" distT="19050" distL="19050" distR="19050">
              <wp:extent cx="203200" cy="139700"/>
              <wp:effectExtent b="0" l="0" r="0" t="0"/>
              <wp:docPr id="9" name="image10.png"/>
              <a:graphic>
                <a:graphicData uri="http://schemas.openxmlformats.org/drawingml/2006/picture">
                  <pic:pic>
                    <pic:nvPicPr>
                      <pic:cNvPr id="0" name="image10.png"/>
                      <pic:cNvPicPr preferRelativeResize="0"/>
                    </pic:nvPicPr>
                    <pic:blipFill>
                      <a:blip r:embed="rId146"/>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is parameterized  by  the data on household contact patterns .</w:t>
      </w:r>
    </w:p>
    <w:p w:rsidR="00000000" w:rsidDel="00000000" w:rsidP="00000000" w:rsidRDefault="00000000" w:rsidRPr="00000000" w14:paraId="0000009C">
      <w:pPr>
        <w:spacing w:after="120" w:before="240" w:lineRule="auto"/>
        <w:ind w:firstLine="540"/>
        <w:rPr>
          <w:rFonts w:ascii="Roboto Mono" w:cs="Roboto Mono" w:eastAsia="Roboto Mono" w:hAnsi="Roboto Mono"/>
          <w:color w:val="0000ff"/>
          <w:shd w:fill="f0f0f0" w:val="clear"/>
        </w:rPr>
      </w:pPr>
      <w:r w:rsidDel="00000000" w:rsidR="00000000" w:rsidRPr="00000000">
        <w:rPr>
          <w:rtl w:val="0"/>
        </w:rPr>
        <w:t xml:space="preserve">The force of infection </w:t>
      </w:r>
      <w:hyperlink r:id="rId147">
        <w:r w:rsidDel="00000000" w:rsidR="00000000" w:rsidRPr="00000000">
          <w:rPr/>
          <w:drawing>
            <wp:inline distB="19050" distT="19050" distL="19050" distR="19050">
              <wp:extent cx="76200" cy="114300"/>
              <wp:effectExtent b="0" l="0" r="0" t="0"/>
              <wp:docPr id="135" name="image110.png"/>
              <a:graphic>
                <a:graphicData uri="http://schemas.openxmlformats.org/drawingml/2006/picture">
                  <pic:pic>
                    <pic:nvPicPr>
                      <pic:cNvPr id="0" name="image110.png"/>
                      <pic:cNvPicPr preferRelativeResize="0"/>
                    </pic:nvPicPr>
                    <pic:blipFill>
                      <a:blip r:embed="rId148"/>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is given by</w:t>
      </w:r>
      <w:r w:rsidDel="00000000" w:rsidR="00000000" w:rsidRPr="00000000">
        <w:rPr>
          <w:rtl w:val="0"/>
        </w:rPr>
      </w:r>
    </w:p>
    <w:p w:rsidR="00000000" w:rsidDel="00000000" w:rsidP="00000000" w:rsidRDefault="00000000" w:rsidRPr="00000000" w14:paraId="0000009D">
      <w:pPr>
        <w:widowControl w:val="0"/>
        <w:rPr>
          <w:rFonts w:ascii="Roboto Mono" w:cs="Roboto Mono" w:eastAsia="Roboto Mono" w:hAnsi="Roboto Mono"/>
          <w:color w:val="0000ff"/>
          <w:shd w:fill="f0f0f0" w:val="clear"/>
        </w:rPr>
      </w:pPr>
      <w:hyperlink r:id="rId149">
        <w:r w:rsidDel="00000000" w:rsidR="00000000" w:rsidRPr="00000000">
          <w:rPr>
            <w:rFonts w:ascii="Roboto Mono" w:cs="Roboto Mono" w:eastAsia="Roboto Mono" w:hAnsi="Roboto Mono"/>
            <w:color w:val="0000ff"/>
            <w:shd w:fill="f0f0f0" w:val="clear"/>
          </w:rPr>
          <w:drawing>
            <wp:inline distB="19050" distT="19050" distL="19050" distR="19050">
              <wp:extent cx="5829300" cy="368300"/>
              <wp:effectExtent b="0" l="0" r="0" t="0"/>
              <wp:docPr id="75" name="image62.png"/>
              <a:graphic>
                <a:graphicData uri="http://schemas.openxmlformats.org/drawingml/2006/picture">
                  <pic:pic>
                    <pic:nvPicPr>
                      <pic:cNvPr id="0" name="image62.png"/>
                      <pic:cNvPicPr preferRelativeResize="0"/>
                    </pic:nvPicPr>
                    <pic:blipFill>
                      <a:blip r:embed="rId150"/>
                      <a:srcRect b="0" l="0" r="0" t="0"/>
                      <a:stretch>
                        <a:fillRect/>
                      </a:stretch>
                    </pic:blipFill>
                    <pic:spPr>
                      <a:xfrm>
                        <a:off x="0" y="0"/>
                        <a:ext cx="58293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spacing w:after="120" w:before="240" w:lineRule="auto"/>
        <w:rPr/>
      </w:pPr>
      <w:r w:rsidDel="00000000" w:rsidR="00000000" w:rsidRPr="00000000">
        <w:rPr>
          <w:rtl w:val="0"/>
        </w:rPr>
      </w:r>
    </w:p>
    <w:p w:rsidR="00000000" w:rsidDel="00000000" w:rsidP="00000000" w:rsidRDefault="00000000" w:rsidRPr="00000000" w14:paraId="0000009F">
      <w:pPr>
        <w:spacing w:after="120" w:before="240" w:lineRule="auto"/>
        <w:rPr/>
      </w:pPr>
      <w:r w:rsidDel="00000000" w:rsidR="00000000" w:rsidRPr="00000000">
        <w:rPr>
          <w:rtl w:val="0"/>
        </w:rPr>
        <w:t xml:space="preserve">where </w:t>
      </w:r>
      <w:hyperlink r:id="rId151">
        <w:r w:rsidDel="00000000" w:rsidR="00000000" w:rsidRPr="00000000">
          <w:rPr/>
          <w:drawing>
            <wp:inline distB="19050" distT="19050" distL="19050" distR="19050">
              <wp:extent cx="101600" cy="101600"/>
              <wp:effectExtent b="0" l="0" r="0" t="0"/>
              <wp:docPr id="40" name="image33.png"/>
              <a:graphic>
                <a:graphicData uri="http://schemas.openxmlformats.org/drawingml/2006/picture">
                  <pic:pic>
                    <pic:nvPicPr>
                      <pic:cNvPr id="0" name="image33.png"/>
                      <pic:cNvPicPr preferRelativeResize="0"/>
                    </pic:nvPicPr>
                    <pic:blipFill>
                      <a:blip r:embed="rId152"/>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a matrix representing the probability of infection given contact </w:t>
      </w:r>
      <w:r w:rsidDel="00000000" w:rsidR="00000000" w:rsidRPr="00000000">
        <w:rPr>
          <w:rtl w:val="0"/>
        </w:rPr>
        <w:t xml:space="preserve">within</w:t>
      </w:r>
      <w:r w:rsidDel="00000000" w:rsidR="00000000" w:rsidRPr="00000000">
        <w:rPr>
          <w:rtl w:val="0"/>
        </w:rPr>
        <w:t xml:space="preserve"> the general population and the red-light area as well as the probability of infection given contact between the two subpopulations. Interaction between the general population and the red-light area occurred through customers from the general population. The probability of infection given a contact between a customer from the general population and a resident of the red-light area was assumed to be 1. Probability of infection within the red-light area or within in the general population </w:t>
      </w:r>
      <w:hyperlink r:id="rId153">
        <w:r w:rsidDel="00000000" w:rsidR="00000000" w:rsidRPr="00000000">
          <w:rPr/>
          <w:drawing>
            <wp:inline distB="19050" distT="19050" distL="19050" distR="19050">
              <wp:extent cx="76200" cy="139700"/>
              <wp:effectExtent b="0" l="0" r="0" t="0"/>
              <wp:docPr id="107" name="image94.png"/>
              <a:graphic>
                <a:graphicData uri="http://schemas.openxmlformats.org/drawingml/2006/picture">
                  <pic:pic>
                    <pic:nvPicPr>
                      <pic:cNvPr id="0" name="image94.png"/>
                      <pic:cNvPicPr preferRelativeResize="0"/>
                    </pic:nvPicPr>
                    <pic:blipFill>
                      <a:blip r:embed="rId154"/>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was calibrated to the basic reproduction number </w:t>
      </w:r>
      <w:hyperlink r:id="rId155">
        <w:r w:rsidDel="00000000" w:rsidR="00000000" w:rsidRPr="00000000">
          <w:rPr/>
          <w:drawing>
            <wp:inline distB="19050" distT="19050" distL="19050" distR="19050">
              <wp:extent cx="152400" cy="127000"/>
              <wp:effectExtent b="0" l="0" r="0" t="0"/>
              <wp:docPr id="115" name="image105.png"/>
              <a:graphic>
                <a:graphicData uri="http://schemas.openxmlformats.org/drawingml/2006/picture">
                  <pic:pic>
                    <pic:nvPicPr>
                      <pic:cNvPr id="0" name="image105.png"/>
                      <pic:cNvPicPr preferRelativeResize="0"/>
                    </pic:nvPicPr>
                    <pic:blipFill>
                      <a:blip r:embed="rId156"/>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w:t>
      </w:r>
      <w:r w:rsidDel="00000000" w:rsidR="00000000" w:rsidRPr="00000000">
        <w:rPr>
          <w:b w:val="1"/>
          <w:rtl w:val="0"/>
        </w:rPr>
        <w:t xml:space="preserve">Table 2</w:t>
      </w:r>
      <w:r w:rsidDel="00000000" w:rsidR="00000000" w:rsidRPr="00000000">
        <w:rPr>
          <w:rtl w:val="0"/>
        </w:rPr>
        <w:t xml:space="preserve">). Thus, </w:t>
      </w:r>
      <w:hyperlink r:id="rId157">
        <w:r w:rsidDel="00000000" w:rsidR="00000000" w:rsidRPr="00000000">
          <w:rPr/>
          <w:drawing>
            <wp:inline distB="19050" distT="19050" distL="19050" distR="19050">
              <wp:extent cx="101600" cy="101600"/>
              <wp:effectExtent b="0" l="0" r="0" t="0"/>
              <wp:docPr id="89" name="image78.png"/>
              <a:graphic>
                <a:graphicData uri="http://schemas.openxmlformats.org/drawingml/2006/picture">
                  <pic:pic>
                    <pic:nvPicPr>
                      <pic:cNvPr id="0" name="image78.png"/>
                      <pic:cNvPicPr preferRelativeResize="0"/>
                    </pic:nvPicPr>
                    <pic:blipFill>
                      <a:blip r:embed="rId15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given by</w:t>
      </w:r>
    </w:p>
    <w:p w:rsidR="00000000" w:rsidDel="00000000" w:rsidP="00000000" w:rsidRDefault="00000000" w:rsidRPr="00000000" w14:paraId="000000A0">
      <w:pPr>
        <w:widowControl w:val="0"/>
        <w:rPr/>
      </w:pPr>
      <w:hyperlink r:id="rId159">
        <w:r w:rsidDel="00000000" w:rsidR="00000000" w:rsidRPr="00000000">
          <w:rPr/>
          <w:drawing>
            <wp:inline distB="19050" distT="19050" distL="19050" distR="19050">
              <wp:extent cx="5829300" cy="419100"/>
              <wp:effectExtent b="0" l="0" r="0" t="0"/>
              <wp:docPr id="49" name="image36.png"/>
              <a:graphic>
                <a:graphicData uri="http://schemas.openxmlformats.org/drawingml/2006/picture">
                  <pic:pic>
                    <pic:nvPicPr>
                      <pic:cNvPr id="0" name="image36.png"/>
                      <pic:cNvPicPr preferRelativeResize="0"/>
                    </pic:nvPicPr>
                    <pic:blipFill>
                      <a:blip r:embed="rId160"/>
                      <a:srcRect b="0" l="0" r="0" t="0"/>
                      <a:stretch>
                        <a:fillRect/>
                      </a:stretch>
                    </pic:blipFill>
                    <pic:spPr>
                      <a:xfrm>
                        <a:off x="0" y="0"/>
                        <a:ext cx="58293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1">
      <w:pPr>
        <w:spacing w:after="120" w:before="240" w:lineRule="auto"/>
        <w:ind w:firstLine="540"/>
        <w:rPr/>
      </w:pPr>
      <w:r w:rsidDel="00000000" w:rsidR="00000000" w:rsidRPr="00000000">
        <w:rPr>
          <w:rtl w:val="0"/>
        </w:rPr>
        <w:t xml:space="preserve">The interactions between the general population and the red-light area are defined by</w:t>
      </w:r>
      <w:r w:rsidDel="00000000" w:rsidR="00000000" w:rsidRPr="00000000">
        <w:rPr>
          <w:color w:val="512da8"/>
          <w:rtl w:val="0"/>
        </w:rPr>
        <w:t xml:space="preserve"> </w:t>
      </w:r>
      <w:r w:rsidDel="00000000" w:rsidR="00000000" w:rsidRPr="00000000">
        <w:rPr>
          <w:rtl w:val="0"/>
        </w:rPr>
        <w:t xml:space="preserve"> a connectivity matrix</w:t>
      </w:r>
    </w:p>
    <w:p w:rsidR="00000000" w:rsidDel="00000000" w:rsidP="00000000" w:rsidRDefault="00000000" w:rsidRPr="00000000" w14:paraId="000000A2">
      <w:pPr>
        <w:widowControl w:val="0"/>
        <w:rPr/>
      </w:pPr>
      <w:hyperlink r:id="rId161">
        <w:r w:rsidDel="00000000" w:rsidR="00000000" w:rsidRPr="00000000">
          <w:rPr/>
          <w:drawing>
            <wp:inline distB="19050" distT="19050" distL="19050" distR="19050">
              <wp:extent cx="5829300" cy="419100"/>
              <wp:effectExtent b="0" l="0" r="0" t="0"/>
              <wp:docPr id="76" name="image117.png"/>
              <a:graphic>
                <a:graphicData uri="http://schemas.openxmlformats.org/drawingml/2006/picture">
                  <pic:pic>
                    <pic:nvPicPr>
                      <pic:cNvPr id="0" name="image117.png"/>
                      <pic:cNvPicPr preferRelativeResize="0"/>
                    </pic:nvPicPr>
                    <pic:blipFill>
                      <a:blip r:embed="rId162"/>
                      <a:srcRect b="0" l="0" r="0" t="0"/>
                      <a:stretch>
                        <a:fillRect/>
                      </a:stretch>
                    </pic:blipFill>
                    <pic:spPr>
                      <a:xfrm>
                        <a:off x="0" y="0"/>
                        <a:ext cx="58293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widowControl w:val="0"/>
        <w:rPr/>
      </w:pPr>
      <w:r w:rsidDel="00000000" w:rsidR="00000000" w:rsidRPr="00000000">
        <w:rPr>
          <w:rtl w:val="0"/>
        </w:rPr>
        <w:t xml:space="preserve">where contact rate </w:t>
      </w:r>
      <w:hyperlink r:id="rId163">
        <w:r w:rsidDel="00000000" w:rsidR="00000000" w:rsidRPr="00000000">
          <w:rPr/>
          <w:drawing>
            <wp:inline distB="19050" distT="19050" distL="19050" distR="19050">
              <wp:extent cx="101600" cy="88900"/>
              <wp:effectExtent b="0" l="0" r="0" t="0"/>
              <wp:docPr id="52" name="image49.png"/>
              <a:graphic>
                <a:graphicData uri="http://schemas.openxmlformats.org/drawingml/2006/picture">
                  <pic:pic>
                    <pic:nvPicPr>
                      <pic:cNvPr id="0" name="image49.png"/>
                      <pic:cNvPicPr preferRelativeResize="0"/>
                    </pic:nvPicPr>
                    <pic:blipFill>
                      <a:blip r:embed="rId164"/>
                      <a:srcRect b="0" l="0" r="0" t="0"/>
                      <a:stretch>
                        <a:fillRect/>
                      </a:stretch>
                    </pic:blipFill>
                    <pic:spPr>
                      <a:xfrm>
                        <a:off x="0" y="0"/>
                        <a:ext cx="101600" cy="88900"/>
                      </a:xfrm>
                      <a:prstGeom prst="rect"/>
                      <a:ln/>
                    </pic:spPr>
                  </pic:pic>
                </a:graphicData>
              </a:graphic>
            </wp:inline>
          </w:drawing>
        </w:r>
      </w:hyperlink>
      <w:r w:rsidDel="00000000" w:rsidR="00000000" w:rsidRPr="00000000">
        <w:rPr>
          <w:rtl w:val="0"/>
        </w:rPr>
        <w:t xml:space="preserve"> is calculated as the per-capita daily interactions between the customers from the general population and residents of the red-light area. </w:t>
      </w:r>
    </w:p>
    <w:p w:rsidR="00000000" w:rsidDel="00000000" w:rsidP="00000000" w:rsidRDefault="00000000" w:rsidRPr="00000000" w14:paraId="000000A4">
      <w:pPr>
        <w:spacing w:after="120" w:before="240" w:lineRule="auto"/>
        <w:ind w:firstLine="540"/>
        <w:rPr/>
      </w:pPr>
      <w:r w:rsidDel="00000000" w:rsidR="00000000" w:rsidRPr="00000000">
        <w:rPr>
          <w:rtl w:val="0"/>
        </w:rPr>
        <w:t xml:space="preserve">The contact patterns between different age-groups are informed by two matrices: </w:t>
      </w:r>
    </w:p>
    <w:p w:rsidR="00000000" w:rsidDel="00000000" w:rsidP="00000000" w:rsidRDefault="00000000" w:rsidRPr="00000000" w14:paraId="000000A5">
      <w:pPr>
        <w:spacing w:after="120" w:before="240" w:lineRule="auto"/>
        <w:ind w:firstLine="540"/>
        <w:rPr/>
      </w:pPr>
      <w:r w:rsidDel="00000000" w:rsidR="00000000" w:rsidRPr="00000000">
        <w:rPr>
          <w:rtl w:val="0"/>
        </w:rPr>
      </w:r>
    </w:p>
    <w:p w:rsidR="00000000" w:rsidDel="00000000" w:rsidP="00000000" w:rsidRDefault="00000000" w:rsidRPr="00000000" w14:paraId="000000A6">
      <w:pPr>
        <w:widowControl w:val="0"/>
        <w:rPr/>
      </w:pPr>
      <w:hyperlink r:id="rId165">
        <w:r w:rsidDel="00000000" w:rsidR="00000000" w:rsidRPr="00000000">
          <w:rPr/>
          <w:drawing>
            <wp:inline distB="19050" distT="19050" distL="19050" distR="19050">
              <wp:extent cx="5829300" cy="1028700"/>
              <wp:effectExtent b="0" l="0" r="0" t="0"/>
              <wp:docPr id="64" name="image55.png"/>
              <a:graphic>
                <a:graphicData uri="http://schemas.openxmlformats.org/drawingml/2006/picture">
                  <pic:pic>
                    <pic:nvPicPr>
                      <pic:cNvPr id="0" name="image55.png"/>
                      <pic:cNvPicPr preferRelativeResize="0"/>
                    </pic:nvPicPr>
                    <pic:blipFill>
                      <a:blip r:embed="rId166"/>
                      <a:srcRect b="0" l="0" r="0" t="0"/>
                      <a:stretch>
                        <a:fillRect/>
                      </a:stretch>
                    </pic:blipFill>
                    <pic:spPr>
                      <a:xfrm>
                        <a:off x="0" y="0"/>
                        <a:ext cx="5829300" cy="1028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7">
      <w:pPr>
        <w:spacing w:after="120" w:before="240" w:lineRule="auto"/>
        <w:rPr/>
      </w:pPr>
      <w:r w:rsidDel="00000000" w:rsidR="00000000" w:rsidRPr="00000000">
        <w:rPr>
          <w:rtl w:val="0"/>
        </w:rPr>
        <w:t xml:space="preserve">when individuals are not isolated / quarantined in their home (</w:t>
      </w:r>
      <w:hyperlink r:id="rId167">
        <w:r w:rsidDel="00000000" w:rsidR="00000000" w:rsidRPr="00000000">
          <w:rPr/>
          <w:drawing>
            <wp:inline distB="19050" distT="19050" distL="19050" distR="19050">
              <wp:extent cx="203200" cy="139700"/>
              <wp:effectExtent b="0" l="0" r="0" t="0"/>
              <wp:docPr id="132" name="image108.png"/>
              <a:graphic>
                <a:graphicData uri="http://schemas.openxmlformats.org/drawingml/2006/picture">
                  <pic:pic>
                    <pic:nvPicPr>
                      <pic:cNvPr id="0" name="image108.png"/>
                      <pic:cNvPicPr preferRelativeResize="0"/>
                    </pic:nvPicPr>
                    <pic:blipFill>
                      <a:blip r:embed="rId168"/>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w:t>
      </w:r>
      <w:hyperlink r:id="rId169">
        <w:r w:rsidDel="00000000" w:rsidR="00000000" w:rsidRPr="00000000">
          <w:rPr/>
          <w:drawing>
            <wp:inline distB="19050" distT="19050" distL="19050" distR="19050">
              <wp:extent cx="203200" cy="139700"/>
              <wp:effectExtent b="0" l="0" r="0" t="0"/>
              <wp:docPr id="65" name="image50.png"/>
              <a:graphic>
                <a:graphicData uri="http://schemas.openxmlformats.org/drawingml/2006/picture">
                  <pic:pic>
                    <pic:nvPicPr>
                      <pic:cNvPr id="0" name="image50.png"/>
                      <pic:cNvPicPr preferRelativeResize="0"/>
                    </pic:nvPicPr>
                    <pic:blipFill>
                      <a:blip r:embed="rId170"/>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and</w:t>
      </w:r>
    </w:p>
    <w:p w:rsidR="00000000" w:rsidDel="00000000" w:rsidP="00000000" w:rsidRDefault="00000000" w:rsidRPr="00000000" w14:paraId="000000A8">
      <w:pPr>
        <w:widowControl w:val="0"/>
        <w:rPr/>
      </w:pPr>
      <w:hyperlink r:id="rId171">
        <w:r w:rsidDel="00000000" w:rsidR="00000000" w:rsidRPr="00000000">
          <w:rPr/>
          <w:drawing>
            <wp:inline distB="19050" distT="19050" distL="19050" distR="19050">
              <wp:extent cx="5829300" cy="1028700"/>
              <wp:effectExtent b="0" l="0" r="0" t="0"/>
              <wp:docPr id="87" name="image82.png"/>
              <a:graphic>
                <a:graphicData uri="http://schemas.openxmlformats.org/drawingml/2006/picture">
                  <pic:pic>
                    <pic:nvPicPr>
                      <pic:cNvPr id="0" name="image82.png"/>
                      <pic:cNvPicPr preferRelativeResize="0"/>
                    </pic:nvPicPr>
                    <pic:blipFill>
                      <a:blip r:embed="rId172"/>
                      <a:srcRect b="0" l="0" r="0" t="0"/>
                      <a:stretch>
                        <a:fillRect/>
                      </a:stretch>
                    </pic:blipFill>
                    <pic:spPr>
                      <a:xfrm>
                        <a:off x="0" y="0"/>
                        <a:ext cx="5829300" cy="1028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9">
      <w:pPr>
        <w:widowControl w:val="0"/>
        <w:rPr/>
      </w:pPr>
      <w:r w:rsidDel="00000000" w:rsidR="00000000" w:rsidRPr="00000000">
        <w:rPr>
          <w:rtl w:val="0"/>
        </w:rPr>
      </w:r>
    </w:p>
    <w:p w:rsidR="00000000" w:rsidDel="00000000" w:rsidP="00000000" w:rsidRDefault="00000000" w:rsidRPr="00000000" w14:paraId="000000AA">
      <w:pPr>
        <w:spacing w:after="120" w:before="240" w:lineRule="auto"/>
        <w:rPr/>
      </w:pPr>
      <w:r w:rsidDel="00000000" w:rsidR="00000000" w:rsidRPr="00000000">
        <w:rPr>
          <w:rtl w:val="0"/>
        </w:rPr>
        <w:t xml:space="preserve">when they are (matching contact patterns at the household level) </w:t>
      </w:r>
      <w:hyperlink r:id="rId173">
        <w:r w:rsidDel="00000000" w:rsidR="00000000" w:rsidRPr="00000000">
          <w:rPr>
            <w:b w:val="0"/>
            <w:color w:val="000000"/>
            <w:u w:val="none"/>
            <w:rtl w:val="0"/>
          </w:rPr>
          <w:t xml:space="preserve">[15]</w:t>
        </w:r>
      </w:hyperlink>
      <w:r w:rsidDel="00000000" w:rsidR="00000000" w:rsidRPr="00000000">
        <w:rPr>
          <w:rtl w:val="0"/>
        </w:rPr>
        <w:t xml:space="preserve">.</w:t>
      </w:r>
    </w:p>
    <w:p w:rsidR="00000000" w:rsidDel="00000000" w:rsidP="00000000" w:rsidRDefault="00000000" w:rsidRPr="00000000" w14:paraId="000000AB">
      <w:pPr>
        <w:spacing w:after="120" w:before="240" w:lineRule="auto"/>
        <w:ind w:firstLine="540"/>
        <w:rPr/>
      </w:pPr>
      <w:r w:rsidDel="00000000" w:rsidR="00000000" w:rsidRPr="00000000">
        <w:rPr>
          <w:rtl w:val="0"/>
        </w:rPr>
        <w:t xml:space="preserve">Red-light areas in India are much more densely populated as well as have substantially higher number of interactions when they are open. Therefore, we scaled the average number of interactions per day in the general population (4) by the total number of interactions that a customer has per visit to red-light areas</w:t>
      </w:r>
      <w:r w:rsidDel="00000000" w:rsidR="00000000" w:rsidRPr="00000000">
        <w:rPr>
          <w:b w:val="1"/>
          <w:rtl w:val="0"/>
        </w:rPr>
        <w:t xml:space="preserve"> </w:t>
      </w:r>
      <w:r w:rsidDel="00000000" w:rsidR="00000000" w:rsidRPr="00000000">
        <w:rPr>
          <w:rtl w:val="0"/>
        </w:rPr>
        <w:t xml:space="preserve">for interaction between the general population and red-light area. </w:t>
      </w:r>
    </w:p>
    <w:p w:rsidR="00000000" w:rsidDel="00000000" w:rsidP="00000000" w:rsidRDefault="00000000" w:rsidRPr="00000000" w14:paraId="000000AC">
      <w:pPr>
        <w:spacing w:after="120" w:before="240" w:lineRule="auto"/>
        <w:ind w:firstLine="540"/>
        <w:rPr/>
      </w:pPr>
      <w:r w:rsidDel="00000000" w:rsidR="00000000" w:rsidRPr="00000000">
        <w:rPr>
          <w:rtl w:val="0"/>
        </w:rPr>
        <w:t xml:space="preserve">We specified that individuals with asymptomatic and mild infections are only 50% infectious compared to severe infections (</w:t>
      </w:r>
      <w:r w:rsidDel="00000000" w:rsidR="00000000" w:rsidRPr="00000000">
        <w:rPr>
          <w:b w:val="1"/>
          <w:rtl w:val="0"/>
        </w:rPr>
        <w:t xml:space="preserve">Table 2</w:t>
      </w:r>
      <w:r w:rsidDel="00000000" w:rsidR="00000000" w:rsidRPr="00000000">
        <w:rPr>
          <w:rtl w:val="0"/>
        </w:rPr>
        <w:t xml:space="preserve">). </w:t>
      </w:r>
    </w:p>
    <w:p w:rsidR="00000000" w:rsidDel="00000000" w:rsidP="00000000" w:rsidRDefault="00000000" w:rsidRPr="00000000" w14:paraId="000000AD">
      <w:pPr>
        <w:widowControl w:val="0"/>
        <w:rPr>
          <w:i w:val="1"/>
        </w:rPr>
      </w:pPr>
      <w:r w:rsidDel="00000000" w:rsidR="00000000" w:rsidRPr="00000000">
        <w:rPr>
          <w:i w:val="1"/>
          <w:rtl w:val="0"/>
        </w:rPr>
        <w:t xml:space="preserve">Model fitting</w:t>
      </w:r>
    </w:p>
    <w:p w:rsidR="00000000" w:rsidDel="00000000" w:rsidP="00000000" w:rsidRDefault="00000000" w:rsidRPr="00000000" w14:paraId="000000AE">
      <w:pPr>
        <w:widowControl w:val="0"/>
        <w:ind w:firstLine="540"/>
        <w:rPr/>
      </w:pPr>
      <w:r w:rsidDel="00000000" w:rsidR="00000000" w:rsidRPr="00000000">
        <w:rPr>
          <w:rtl w:val="0"/>
        </w:rPr>
        <w:t xml:space="preserve">To generate projections, we first estimated the initial prevalence of COVID-19 at the beginning of lockdown by calibrating our model to the cumulative number of cases during the week of April 22 to 28, 2020 </w:t>
      </w:r>
      <w:hyperlink r:id="rId174">
        <w:r w:rsidDel="00000000" w:rsidR="00000000" w:rsidRPr="00000000">
          <w:rPr>
            <w:b w:val="0"/>
            <w:color w:val="000000"/>
            <w:u w:val="none"/>
            <w:rtl w:val="0"/>
          </w:rPr>
          <w:t xml:space="preserve">[16,17]</w:t>
        </w:r>
      </w:hyperlink>
      <w:r w:rsidDel="00000000" w:rsidR="00000000" w:rsidRPr="00000000">
        <w:rPr>
          <w:rtl w:val="0"/>
        </w:rPr>
        <w:t xml:space="preserve"> and a range of plausible reproduction numbers for India (</w:t>
      </w:r>
      <w:r w:rsidDel="00000000" w:rsidR="00000000" w:rsidRPr="00000000">
        <w:rPr>
          <w:b w:val="1"/>
          <w:rtl w:val="0"/>
        </w:rPr>
        <w:t xml:space="preserve">Table 2) </w:t>
      </w:r>
      <w:r w:rsidDel="00000000" w:rsidR="00000000" w:rsidRPr="00000000">
        <w:rPr>
          <w:rtl w:val="0"/>
        </w:rPr>
        <w:t xml:space="preserve">using the least-squares method</w:t>
      </w:r>
      <w:r w:rsidDel="00000000" w:rsidR="00000000" w:rsidRPr="00000000">
        <w:rPr>
          <w:b w:val="1"/>
          <w:rtl w:val="0"/>
        </w:rPr>
        <w:t xml:space="preserve">. </w:t>
      </w:r>
      <w:r w:rsidDel="00000000" w:rsidR="00000000" w:rsidRPr="00000000">
        <w:rPr>
          <w:rtl w:val="0"/>
        </w:rPr>
        <w:t xml:space="preserve">We projected our simulations using our calibrated model to generate results under scenarios of no initial lockdown, initial lockdown followed by return to status quo and initial lockdown followed by continued closure of the red-light area.</w:t>
      </w:r>
    </w:p>
    <w:p w:rsidR="00000000" w:rsidDel="00000000" w:rsidP="00000000" w:rsidRDefault="00000000" w:rsidRPr="00000000" w14:paraId="000000AF">
      <w:pPr>
        <w:spacing w:after="120" w:before="240" w:lineRule="auto"/>
        <w:ind w:firstLine="540"/>
        <w:rPr/>
      </w:pPr>
      <w:r w:rsidDel="00000000" w:rsidR="00000000" w:rsidRPr="00000000">
        <w:rPr>
          <w:i w:val="1"/>
          <w:rtl w:val="0"/>
        </w:rPr>
        <w:t xml:space="preserve">Implementation of initial lockdown</w:t>
        <w:br w:type="textWrapping"/>
      </w:r>
      <w:r w:rsidDel="00000000" w:rsidR="00000000" w:rsidRPr="00000000">
        <w:rPr>
          <w:rtl w:val="0"/>
        </w:rPr>
        <w:t xml:space="preserve">To implement the 40 day national lockdown in our model, we specified that everyone remained at home, and their contact patterns were informed by the household matrix </w:t>
      </w:r>
      <w:hyperlink r:id="rId175">
        <w:r w:rsidDel="00000000" w:rsidR="00000000" w:rsidRPr="00000000">
          <w:rPr/>
          <w:drawing>
            <wp:inline distB="19050" distT="19050" distL="19050" distR="19050">
              <wp:extent cx="228600" cy="127000"/>
              <wp:effectExtent b="0" l="0" r="0" t="0"/>
              <wp:docPr id="88" name="image77.png"/>
              <a:graphic>
                <a:graphicData uri="http://schemas.openxmlformats.org/drawingml/2006/picture">
                  <pic:pic>
                    <pic:nvPicPr>
                      <pic:cNvPr id="0" name="image77.png"/>
                      <pic:cNvPicPr preferRelativeResize="0"/>
                    </pic:nvPicPr>
                    <pic:blipFill>
                      <a:blip r:embed="rId176"/>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for the duration of lockdown. Moreover, set the interaction rate </w:t>
      </w:r>
      <w:hyperlink r:id="rId177">
        <w:r w:rsidDel="00000000" w:rsidR="00000000" w:rsidRPr="00000000">
          <w:rPr/>
          <w:drawing>
            <wp:inline distB="19050" distT="19050" distL="19050" distR="19050">
              <wp:extent cx="101600" cy="88900"/>
              <wp:effectExtent b="0" l="0" r="0" t="0"/>
              <wp:docPr id="129" name="image107.png"/>
              <a:graphic>
                <a:graphicData uri="http://schemas.openxmlformats.org/drawingml/2006/picture">
                  <pic:pic>
                    <pic:nvPicPr>
                      <pic:cNvPr id="0" name="image107.png"/>
                      <pic:cNvPicPr preferRelativeResize="0"/>
                    </pic:nvPicPr>
                    <pic:blipFill>
                      <a:blip r:embed="rId178"/>
                      <a:srcRect b="0" l="0" r="0" t="0"/>
                      <a:stretch>
                        <a:fillRect/>
                      </a:stretch>
                    </pic:blipFill>
                    <pic:spPr>
                      <a:xfrm>
                        <a:off x="0" y="0"/>
                        <a:ext cx="101600" cy="88900"/>
                      </a:xfrm>
                      <a:prstGeom prst="rect"/>
                      <a:ln/>
                    </pic:spPr>
                  </pic:pic>
                </a:graphicData>
              </a:graphic>
            </wp:inline>
          </w:drawing>
        </w:r>
      </w:hyperlink>
      <w:r w:rsidDel="00000000" w:rsidR="00000000" w:rsidRPr="00000000">
        <w:rPr>
          <w:rtl w:val="0"/>
        </w:rPr>
        <w:t xml:space="preserve">  between the general population and the red-light area at zero during this period.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0">
      <w:pPr>
        <w:spacing w:after="120" w:before="240" w:lineRule="auto"/>
        <w:ind w:firstLine="540"/>
        <w:rPr/>
      </w:pPr>
      <w:r w:rsidDel="00000000" w:rsidR="00000000" w:rsidRPr="00000000">
        <w:rPr>
          <w:i w:val="1"/>
          <w:rtl w:val="0"/>
        </w:rPr>
        <w:t xml:space="preserve">Post-lockdown</w:t>
        <w:br w:type="textWrapping"/>
      </w:r>
      <w:r w:rsidDel="00000000" w:rsidR="00000000" w:rsidRPr="00000000">
        <w:rPr>
          <w:rtl w:val="0"/>
        </w:rPr>
        <w:t xml:space="preserve">After the initial lockdown period, contact patterns were informed by the overall contact matrix </w:t>
      </w:r>
      <w:hyperlink r:id="rId179">
        <w:r w:rsidDel="00000000" w:rsidR="00000000" w:rsidRPr="00000000">
          <w:rPr/>
          <w:drawing>
            <wp:inline distB="19050" distT="19050" distL="19050" distR="19050">
              <wp:extent cx="215900" cy="127000"/>
              <wp:effectExtent b="0" l="0" r="0" t="0"/>
              <wp:docPr id="83" name="image73.png"/>
              <a:graphic>
                <a:graphicData uri="http://schemas.openxmlformats.org/drawingml/2006/picture">
                  <pic:pic>
                    <pic:nvPicPr>
                      <pic:cNvPr id="0" name="image73.png"/>
                      <pic:cNvPicPr preferRelativeResize="0"/>
                    </pic:nvPicPr>
                    <pic:blipFill>
                      <a:blip r:embed="rId180"/>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and it was assumed that as a result of improved contact-tracing capacity achieved during lockdown, 50% of symptomatic cases were isolated after the lockdown period </w:t>
      </w:r>
      <w:hyperlink r:id="rId181">
        <w:r w:rsidDel="00000000" w:rsidR="00000000" w:rsidRPr="00000000">
          <w:rPr>
            <w:b w:val="0"/>
            <w:color w:val="000000"/>
            <w:u w:val="none"/>
            <w:rtl w:val="0"/>
          </w:rPr>
          <w:t xml:space="preserve">[18]</w:t>
        </w:r>
      </w:hyperlink>
      <w:r w:rsidDel="00000000" w:rsidR="00000000" w:rsidRPr="00000000">
        <w:rPr>
          <w:rtl w:val="0"/>
        </w:rPr>
        <w:t xml:space="preserve">. For the scenario of continued closure of the red-light area after lockdown, we maintained the contact rate </w:t>
      </w:r>
      <w:hyperlink r:id="rId182">
        <w:r w:rsidDel="00000000" w:rsidR="00000000" w:rsidRPr="00000000">
          <w:rPr/>
          <w:drawing>
            <wp:inline distB="19050" distT="19050" distL="19050" distR="19050">
              <wp:extent cx="393700" cy="127000"/>
              <wp:effectExtent b="0" l="0" r="0" t="0"/>
              <wp:docPr id="118" name="image100.png"/>
              <a:graphic>
                <a:graphicData uri="http://schemas.openxmlformats.org/drawingml/2006/picture">
                  <pic:pic>
                    <pic:nvPicPr>
                      <pic:cNvPr id="0" name="image100.png"/>
                      <pic:cNvPicPr preferRelativeResize="0"/>
                    </pic:nvPicPr>
                    <pic:blipFill>
                      <a:blip r:embed="rId183"/>
                      <a:srcRect b="0" l="0" r="0" t="0"/>
                      <a:stretch>
                        <a:fillRect/>
                      </a:stretch>
                    </pic:blipFill>
                    <pic:spPr>
                      <a:xfrm>
                        <a:off x="0" y="0"/>
                        <a:ext cx="393700" cy="127000"/>
                      </a:xfrm>
                      <a:prstGeom prst="rect"/>
                      <a:ln/>
                    </pic:spPr>
                  </pic:pic>
                </a:graphicData>
              </a:graphic>
            </wp:inline>
          </w:drawing>
        </w:r>
      </w:hyperlink>
      <w:r w:rsidDel="00000000" w:rsidR="00000000" w:rsidRPr="00000000">
        <w:rPr>
          <w:rtl w:val="0"/>
        </w:rPr>
        <w:t xml:space="preserve">; with no lockdown it was reset at its original value.</w:t>
      </w:r>
    </w:p>
    <w:p w:rsidR="00000000" w:rsidDel="00000000" w:rsidP="00000000" w:rsidRDefault="00000000" w:rsidRPr="00000000" w14:paraId="000000B1">
      <w:pPr>
        <w:spacing w:after="120" w:before="120" w:lineRule="auto"/>
        <w:rPr>
          <w:i w:val="1"/>
        </w:rPr>
      </w:pPr>
      <w:r w:rsidDel="00000000" w:rsidR="00000000" w:rsidRPr="00000000">
        <w:rPr>
          <w:rtl w:val="0"/>
        </w:rPr>
      </w:r>
    </w:p>
    <w:tbl>
      <w:tblPr>
        <w:tblStyle w:val="Table4"/>
        <w:tblW w:w="99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275"/>
        <w:gridCol w:w="5850"/>
        <w:gridCol w:w="1590"/>
        <w:gridCol w:w="1245"/>
        <w:tblGridChange w:id="0">
          <w:tblGrid>
            <w:gridCol w:w="1275"/>
            <w:gridCol w:w="5850"/>
            <w:gridCol w:w="1590"/>
            <w:gridCol w:w="1245"/>
          </w:tblGrid>
        </w:tblGridChange>
      </w:tblGrid>
      <w:tr>
        <w:trPr>
          <w:trHeight w:val="645" w:hRule="atLeast"/>
        </w:trPr>
        <w:tc>
          <w:tcPr>
            <w:gridSpan w:val="4"/>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2">
            <w:pPr>
              <w:spacing w:after="120" w:before="120" w:line="240" w:lineRule="auto"/>
              <w:rPr>
                <w:color w:val="ffffff"/>
              </w:rPr>
            </w:pPr>
            <w:r w:rsidDel="00000000" w:rsidR="00000000" w:rsidRPr="00000000">
              <w:rPr>
                <w:b w:val="1"/>
                <w:rtl w:val="0"/>
              </w:rPr>
              <w:t xml:space="preserve">Table </w:t>
            </w:r>
            <w:r w:rsidDel="00000000" w:rsidR="00000000" w:rsidRPr="00000000">
              <w:rPr>
                <w:b w:val="1"/>
                <w:rtl w:val="0"/>
              </w:rPr>
              <w:t xml:space="preserve">2.</w:t>
            </w:r>
            <w:r w:rsidDel="00000000" w:rsidR="00000000" w:rsidRPr="00000000">
              <w:rPr>
                <w:rtl w:val="0"/>
              </w:rPr>
              <w:t xml:space="preserve"> Model parameters</w:t>
            </w:r>
            <w:r w:rsidDel="00000000" w:rsidR="00000000" w:rsidRPr="00000000">
              <w:rPr>
                <w:rtl w:val="0"/>
              </w:rPr>
            </w:r>
          </w:p>
        </w:tc>
      </w:tr>
      <w:tr>
        <w:trPr>
          <w:trHeight w:val="540" w:hRule="atLeast"/>
        </w:trPr>
        <w:tc>
          <w:tcPr>
            <w:tcBorders>
              <w:top w:color="000000" w:space="0" w:sz="8" w:val="single"/>
              <w:left w:color="000000" w:space="0" w:sz="0" w:val="nil"/>
              <w:bottom w:color="000000" w:space="0" w:sz="8" w:val="single"/>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B6">
            <w:pPr>
              <w:spacing w:after="120" w:before="240" w:line="240" w:lineRule="auto"/>
              <w:rPr>
                <w:color w:val="ffffff"/>
              </w:rPr>
            </w:pPr>
            <w:r w:rsidDel="00000000" w:rsidR="00000000" w:rsidRPr="00000000">
              <w:rPr>
                <w:color w:val="ffffff"/>
                <w:rtl w:val="0"/>
              </w:rPr>
              <w:t xml:space="preserve">Parameter</w:t>
            </w:r>
          </w:p>
        </w:tc>
        <w:tc>
          <w:tcPr>
            <w:tcBorders>
              <w:top w:color="000000" w:space="0" w:sz="8" w:val="single"/>
              <w:left w:color="000000" w:space="0" w:sz="0" w:val="nil"/>
              <w:bottom w:color="000000" w:space="0" w:sz="8" w:val="single"/>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B7">
            <w:pPr>
              <w:spacing w:after="120" w:before="240" w:line="240" w:lineRule="auto"/>
              <w:rPr>
                <w:color w:val="ffffff"/>
              </w:rPr>
            </w:pPr>
            <w:r w:rsidDel="00000000" w:rsidR="00000000" w:rsidRPr="00000000">
              <w:rPr>
                <w:color w:val="ffffff"/>
                <w:rtl w:val="0"/>
              </w:rPr>
              <w:t xml:space="preserve">Definition</w:t>
            </w:r>
          </w:p>
        </w:tc>
        <w:tc>
          <w:tcPr>
            <w:tcBorders>
              <w:top w:color="000000" w:space="0" w:sz="8" w:val="single"/>
              <w:left w:color="000000" w:space="0" w:sz="0" w:val="nil"/>
              <w:bottom w:color="000000" w:space="0" w:sz="8" w:val="single"/>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B8">
            <w:pPr>
              <w:spacing w:after="120" w:before="240" w:line="240" w:lineRule="auto"/>
              <w:jc w:val="center"/>
              <w:rPr>
                <w:color w:val="ffffff"/>
              </w:rPr>
            </w:pPr>
            <w:r w:rsidDel="00000000" w:rsidR="00000000" w:rsidRPr="00000000">
              <w:rPr>
                <w:color w:val="ffffff"/>
                <w:rtl w:val="0"/>
              </w:rPr>
              <w:t xml:space="preserve">Value</w:t>
            </w:r>
          </w:p>
        </w:tc>
        <w:tc>
          <w:tcPr>
            <w:tcBorders>
              <w:top w:color="000000" w:space="0" w:sz="8" w:val="single"/>
              <w:left w:color="000000" w:space="0" w:sz="0" w:val="nil"/>
              <w:bottom w:color="000000" w:space="0" w:sz="8" w:val="single"/>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B9">
            <w:pPr>
              <w:spacing w:after="120" w:before="240" w:line="240" w:lineRule="auto"/>
              <w:jc w:val="center"/>
              <w:rPr>
                <w:color w:val="ffffff"/>
              </w:rPr>
            </w:pPr>
            <w:r w:rsidDel="00000000" w:rsidR="00000000" w:rsidRPr="00000000">
              <w:rPr>
                <w:color w:val="ffffff"/>
                <w:rtl w:val="0"/>
              </w:rPr>
              <w:t xml:space="preserve">Reference</w:t>
            </w:r>
          </w:p>
        </w:tc>
      </w:tr>
      <w:tr>
        <w:trPr>
          <w:trHeight w:val="660" w:hRule="atLeast"/>
        </w:trPr>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A">
            <w:pPr>
              <w:spacing w:after="120" w:before="240" w:line="240" w:lineRule="auto"/>
              <w:rPr/>
            </w:pPr>
            <w:hyperlink r:id="rId184">
              <w:r w:rsidDel="00000000" w:rsidR="00000000" w:rsidRPr="00000000">
                <w:rPr/>
                <w:drawing>
                  <wp:inline distB="19050" distT="19050" distL="19050" distR="19050">
                    <wp:extent cx="152400" cy="127000"/>
                    <wp:effectExtent b="0" l="0" r="0" t="0"/>
                    <wp:docPr id="69" name="image61.png"/>
                    <a:graphic>
                      <a:graphicData uri="http://schemas.openxmlformats.org/drawingml/2006/picture">
                        <pic:pic>
                          <pic:nvPicPr>
                            <pic:cNvPr id="0" name="image61.png"/>
                            <pic:cNvPicPr preferRelativeResize="0"/>
                          </pic:nvPicPr>
                          <pic:blipFill>
                            <a:blip r:embed="rId185"/>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B">
            <w:pPr>
              <w:spacing w:after="120" w:before="240" w:line="240" w:lineRule="auto"/>
              <w:rPr/>
            </w:pPr>
            <w:r w:rsidDel="00000000" w:rsidR="00000000" w:rsidRPr="00000000">
              <w:rPr>
                <w:rtl w:val="0"/>
              </w:rPr>
              <w:t xml:space="preserve">Reproduction number</w:t>
            </w:r>
          </w:p>
        </w:tc>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C">
            <w:pPr>
              <w:spacing w:after="120" w:before="240" w:line="240" w:lineRule="auto"/>
              <w:jc w:val="center"/>
              <w:rPr/>
            </w:pPr>
            <w:r w:rsidDel="00000000" w:rsidR="00000000" w:rsidRPr="00000000">
              <w:rPr>
                <w:rtl w:val="0"/>
              </w:rPr>
              <w:t xml:space="preserve">1.75–2.25</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D">
            <w:pPr>
              <w:spacing w:after="120" w:before="240" w:line="240" w:lineRule="auto"/>
              <w:jc w:val="center"/>
              <w:rPr>
                <w:u w:val="single"/>
              </w:rPr>
            </w:pPr>
            <w:hyperlink r:id="rId186">
              <w:r w:rsidDel="00000000" w:rsidR="00000000" w:rsidRPr="00000000">
                <w:rPr>
                  <w:b w:val="0"/>
                  <w:color w:val="000000"/>
                  <w:u w:val="none"/>
                  <w:rtl w:val="0"/>
                </w:rPr>
                <w:t xml:space="preserve">[6,7]</w:t>
              </w:r>
            </w:hyperlink>
            <w:r w:rsidDel="00000000" w:rsidR="00000000" w:rsidRPr="00000000">
              <w:rPr>
                <w:rtl w:val="0"/>
              </w:rPr>
              <w:t xml:space="preserve"> </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E">
            <w:pPr>
              <w:spacing w:after="120" w:before="240" w:line="240" w:lineRule="auto"/>
              <w:rPr/>
            </w:pPr>
            <w:hyperlink r:id="rId187">
              <w:r w:rsidDel="00000000" w:rsidR="00000000" w:rsidRPr="00000000">
                <w:rPr/>
                <w:drawing>
                  <wp:inline distB="19050" distT="19050" distL="19050" distR="19050">
                    <wp:extent cx="76200" cy="139700"/>
                    <wp:effectExtent b="0" l="0" r="0" t="0"/>
                    <wp:docPr id="124" name="image102.png"/>
                    <a:graphic>
                      <a:graphicData uri="http://schemas.openxmlformats.org/drawingml/2006/picture">
                        <pic:pic>
                          <pic:nvPicPr>
                            <pic:cNvPr id="0" name="image102.png"/>
                            <pic:cNvPicPr preferRelativeResize="0"/>
                          </pic:nvPicPr>
                          <pic:blipFill>
                            <a:blip r:embed="rId188"/>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F">
            <w:pPr>
              <w:spacing w:after="120" w:before="240" w:line="240" w:lineRule="auto"/>
              <w:rPr/>
            </w:pPr>
            <w:r w:rsidDel="00000000" w:rsidR="00000000" w:rsidRPr="00000000">
              <w:rPr>
                <w:rtl w:val="0"/>
              </w:rPr>
              <w:t xml:space="preserve">Probability of infection</w:t>
            </w:r>
          </w:p>
        </w:tc>
        <w:tc>
          <w:tcPr>
            <w:gridSpan w:val="2"/>
            <w:tcBorders>
              <w:top w:color="000000" w:space="0" w:sz="0" w:val="nil"/>
              <w:left w:color="000000" w:space="0" w:sz="0" w:val="nil"/>
              <w:bottom w:color="000000" w:space="0" w:sz="0" w:val="nil"/>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0">
            <w:pPr>
              <w:spacing w:after="120" w:before="240" w:line="240" w:lineRule="auto"/>
              <w:jc w:val="center"/>
              <w:rPr/>
            </w:pPr>
            <w:r w:rsidDel="00000000" w:rsidR="00000000" w:rsidRPr="00000000">
              <w:rPr>
                <w:rtl w:val="0"/>
              </w:rPr>
              <w:t xml:space="preserve">Calibrated to </w:t>
            </w:r>
            <w:hyperlink r:id="rId189">
              <w:r w:rsidDel="00000000" w:rsidR="00000000" w:rsidRPr="00000000">
                <w:rPr/>
                <w:drawing>
                  <wp:inline distB="19050" distT="19050" distL="19050" distR="19050">
                    <wp:extent cx="152400" cy="127000"/>
                    <wp:effectExtent b="0" l="0" r="0" t="0"/>
                    <wp:docPr id="125" name="image104.png"/>
                    <a:graphic>
                      <a:graphicData uri="http://schemas.openxmlformats.org/drawingml/2006/picture">
                        <pic:pic>
                          <pic:nvPicPr>
                            <pic:cNvPr id="0" name="image104.png"/>
                            <pic:cNvPicPr preferRelativeResize="0"/>
                          </pic:nvPicPr>
                          <pic:blipFill>
                            <a:blip r:embed="rId190"/>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r>
          </w:p>
        </w:tc>
      </w:tr>
      <w:tr>
        <w:trPr>
          <w:trHeight w:val="58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2">
            <w:pPr>
              <w:spacing w:after="120" w:before="240" w:line="240" w:lineRule="auto"/>
              <w:rPr/>
            </w:pPr>
            <w:hyperlink r:id="rId191">
              <w:r w:rsidDel="00000000" w:rsidR="00000000" w:rsidRPr="00000000">
                <w:rPr/>
                <w:drawing>
                  <wp:inline distB="19050" distT="19050" distL="19050" distR="19050">
                    <wp:extent cx="152400" cy="127000"/>
                    <wp:effectExtent b="0" l="0" r="0" t="0"/>
                    <wp:docPr id="31" name="image119.png"/>
                    <a:graphic>
                      <a:graphicData uri="http://schemas.openxmlformats.org/drawingml/2006/picture">
                        <pic:pic>
                          <pic:nvPicPr>
                            <pic:cNvPr id="0" name="image119.png"/>
                            <pic:cNvPicPr preferRelativeResize="0"/>
                          </pic:nvPicPr>
                          <pic:blipFill>
                            <a:blip r:embed="rId192"/>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3">
            <w:pPr>
              <w:spacing w:after="120" w:before="240" w:line="240" w:lineRule="auto"/>
              <w:rPr/>
            </w:pPr>
            <w:r w:rsidDel="00000000" w:rsidR="00000000" w:rsidRPr="00000000">
              <w:rPr>
                <w:rtl w:val="0"/>
              </w:rPr>
              <w:t xml:space="preserve">Relative infectivity of asymptomatic infections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4">
            <w:pPr>
              <w:spacing w:after="120" w:before="240" w:line="240" w:lineRule="auto"/>
              <w:jc w:val="center"/>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5">
            <w:pPr>
              <w:spacing w:after="120" w:before="240" w:line="240" w:lineRule="auto"/>
              <w:jc w:val="center"/>
              <w:rPr>
                <w:u w:val="single"/>
              </w:rPr>
            </w:pPr>
            <w:hyperlink r:id="rId193">
              <w:r w:rsidDel="00000000" w:rsidR="00000000" w:rsidRPr="00000000">
                <w:rPr>
                  <w:b w:val="0"/>
                  <w:color w:val="000000"/>
                  <w:u w:val="none"/>
                  <w:rtl w:val="0"/>
                </w:rPr>
                <w:t xml:space="preserve">[8]</w:t>
              </w:r>
            </w:hyperlink>
            <w:r w:rsidDel="00000000" w:rsidR="00000000" w:rsidRPr="00000000">
              <w:rPr>
                <w:rtl w:val="0"/>
              </w:rPr>
            </w:r>
          </w:p>
        </w:tc>
      </w:tr>
      <w:tr>
        <w:trPr>
          <w:trHeight w:val="69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6">
            <w:pPr>
              <w:spacing w:after="120" w:before="240" w:line="240" w:lineRule="auto"/>
              <w:rPr/>
            </w:pPr>
            <w:hyperlink r:id="rId194">
              <w:r w:rsidDel="00000000" w:rsidR="00000000" w:rsidRPr="00000000">
                <w:rPr/>
                <w:drawing>
                  <wp:inline distB="19050" distT="19050" distL="19050" distR="19050">
                    <wp:extent cx="177800" cy="127000"/>
                    <wp:effectExtent b="0" l="0" r="0" t="0"/>
                    <wp:docPr id="108" name="image90.png"/>
                    <a:graphic>
                      <a:graphicData uri="http://schemas.openxmlformats.org/drawingml/2006/picture">
                        <pic:pic>
                          <pic:nvPicPr>
                            <pic:cNvPr id="0" name="image90.png"/>
                            <pic:cNvPicPr preferRelativeResize="0"/>
                          </pic:nvPicPr>
                          <pic:blipFill>
                            <a:blip r:embed="rId195"/>
                            <a:srcRect b="0" l="0" r="0" t="0"/>
                            <a:stretch>
                              <a:fillRect/>
                            </a:stretch>
                          </pic:blipFill>
                          <pic:spPr>
                            <a:xfrm>
                              <a:off x="0" y="0"/>
                              <a:ext cx="177800" cy="1270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7">
            <w:pPr>
              <w:spacing w:after="120" w:before="240" w:line="240" w:lineRule="auto"/>
              <w:rPr/>
            </w:pPr>
            <w:r w:rsidDel="00000000" w:rsidR="00000000" w:rsidRPr="00000000">
              <w:rPr>
                <w:rtl w:val="0"/>
              </w:rPr>
              <w:t xml:space="preserve">Relative infectivity of mild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8">
            <w:pPr>
              <w:spacing w:after="120" w:before="240" w:line="240" w:lineRule="auto"/>
              <w:jc w:val="center"/>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9">
            <w:pPr>
              <w:spacing w:after="120" w:before="240" w:line="240" w:lineRule="auto"/>
              <w:jc w:val="center"/>
              <w:rPr>
                <w:u w:val="single"/>
              </w:rPr>
            </w:pPr>
            <w:hyperlink r:id="rId196">
              <w:r w:rsidDel="00000000" w:rsidR="00000000" w:rsidRPr="00000000">
                <w:rPr>
                  <w:b w:val="0"/>
                  <w:color w:val="000000"/>
                  <w:u w:val="none"/>
                  <w:rtl w:val="0"/>
                </w:rPr>
                <w:t xml:space="preserve">[8]</w:t>
              </w:r>
            </w:hyperlink>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A">
            <w:pPr>
              <w:spacing w:after="120" w:before="240" w:line="240" w:lineRule="auto"/>
              <w:rPr/>
            </w:pPr>
            <w:hyperlink r:id="rId197">
              <w:r w:rsidDel="00000000" w:rsidR="00000000" w:rsidRPr="00000000">
                <w:rPr/>
                <w:drawing>
                  <wp:inline distB="19050" distT="19050" distL="19050" distR="19050">
                    <wp:extent cx="228600" cy="152400"/>
                    <wp:effectExtent b="0" l="0" r="0" t="0"/>
                    <wp:docPr id="23" name="image22.png"/>
                    <a:graphic>
                      <a:graphicData uri="http://schemas.openxmlformats.org/drawingml/2006/picture">
                        <pic:pic>
                          <pic:nvPicPr>
                            <pic:cNvPr id="0" name="image22.png"/>
                            <pic:cNvPicPr preferRelativeResize="0"/>
                          </pic:nvPicPr>
                          <pic:blipFill>
                            <a:blip r:embed="rId198"/>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B">
            <w:pPr>
              <w:spacing w:after="120" w:before="240" w:line="240" w:lineRule="auto"/>
              <w:rPr/>
            </w:pPr>
            <w:r w:rsidDel="00000000" w:rsidR="00000000" w:rsidRPr="00000000">
              <w:rPr>
                <w:rtl w:val="0"/>
              </w:rPr>
              <w:t xml:space="preserve">Duration of incubation period</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C">
            <w:pPr>
              <w:spacing w:after="120" w:before="240" w:line="240" w:lineRule="auto"/>
              <w:jc w:val="center"/>
              <w:rPr/>
            </w:pPr>
            <w:r w:rsidDel="00000000" w:rsidR="00000000" w:rsidRPr="00000000">
              <w:rPr>
                <w:rtl w:val="0"/>
              </w:rPr>
              <w:t xml:space="preserve">5.2</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D">
            <w:pPr>
              <w:spacing w:after="120" w:before="240" w:line="240" w:lineRule="auto"/>
              <w:jc w:val="center"/>
              <w:rPr>
                <w:u w:val="single"/>
              </w:rPr>
            </w:pPr>
            <w:hyperlink r:id="rId199">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E">
            <w:pPr>
              <w:spacing w:after="120" w:before="240" w:line="240" w:lineRule="auto"/>
              <w:rPr/>
            </w:pPr>
            <w:hyperlink r:id="rId200">
              <w:r w:rsidDel="00000000" w:rsidR="00000000" w:rsidRPr="00000000">
                <w:rPr/>
                <w:drawing>
                  <wp:inline distB="19050" distT="19050" distL="19050" distR="19050">
                    <wp:extent cx="228600" cy="152400"/>
                    <wp:effectExtent b="0" l="0" r="0" t="0"/>
                    <wp:docPr id="126" name="image106.png"/>
                    <a:graphic>
                      <a:graphicData uri="http://schemas.openxmlformats.org/drawingml/2006/picture">
                        <pic:pic>
                          <pic:nvPicPr>
                            <pic:cNvPr id="0" name="image106.png"/>
                            <pic:cNvPicPr preferRelativeResize="0"/>
                          </pic:nvPicPr>
                          <pic:blipFill>
                            <a:blip r:embed="rId201"/>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F">
            <w:pPr>
              <w:spacing w:after="120" w:before="240" w:line="240" w:lineRule="auto"/>
              <w:rPr/>
            </w:pPr>
            <w:r w:rsidDel="00000000" w:rsidR="00000000" w:rsidRPr="00000000">
              <w:rPr>
                <w:rtl w:val="0"/>
              </w:rPr>
              <w:t xml:space="preserve">Duration of pre-symptomatic infectious period</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0">
            <w:pPr>
              <w:spacing w:after="120" w:before="240" w:line="240" w:lineRule="auto"/>
              <w:jc w:val="center"/>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1">
            <w:pPr>
              <w:spacing w:after="120" w:before="240" w:lineRule="auto"/>
              <w:jc w:val="center"/>
              <w:rPr>
                <w:b w:val="0"/>
                <w:color w:val="000000"/>
                <w:u w:val="none"/>
              </w:rPr>
            </w:pPr>
            <w:hyperlink r:id="rId202">
              <w:r w:rsidDel="00000000" w:rsidR="00000000" w:rsidRPr="00000000">
                <w:rPr>
                  <w:b w:val="0"/>
                  <w:color w:val="000000"/>
                  <w:u w:val="none"/>
                  <w:rtl w:val="0"/>
                </w:rPr>
                <w:t xml:space="preserve">[5]</w:t>
              </w:r>
            </w:hyperlink>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2">
            <w:pPr>
              <w:spacing w:after="120" w:before="240" w:line="240" w:lineRule="auto"/>
              <w:rPr/>
            </w:pPr>
            <w:hyperlink r:id="rId203">
              <w:r w:rsidDel="00000000" w:rsidR="00000000" w:rsidRPr="00000000">
                <w:rPr/>
                <w:drawing>
                  <wp:inline distB="19050" distT="19050" distL="19050" distR="19050">
                    <wp:extent cx="228600" cy="152400"/>
                    <wp:effectExtent b="0" l="0" r="0" t="0"/>
                    <wp:docPr id="36" name="image30.png"/>
                    <a:graphic>
                      <a:graphicData uri="http://schemas.openxmlformats.org/drawingml/2006/picture">
                        <pic:pic>
                          <pic:nvPicPr>
                            <pic:cNvPr id="0" name="image30.png"/>
                            <pic:cNvPicPr preferRelativeResize="0"/>
                          </pic:nvPicPr>
                          <pic:blipFill>
                            <a:blip r:embed="rId204"/>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3">
            <w:pPr>
              <w:spacing w:after="120" w:before="240" w:line="240" w:lineRule="auto"/>
              <w:rPr/>
            </w:pPr>
            <w:r w:rsidDel="00000000" w:rsidR="00000000" w:rsidRPr="00000000">
              <w:rPr>
                <w:rtl w:val="0"/>
              </w:rPr>
              <w:t xml:space="preserve">Duration of pre-symptomatic non-infectious period</w:t>
            </w:r>
          </w:p>
        </w:tc>
        <w:tc>
          <w:tcPr>
            <w:gridSpan w:val="2"/>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4">
            <w:pPr>
              <w:spacing w:after="120" w:before="240" w:line="240" w:lineRule="auto"/>
              <w:jc w:val="center"/>
              <w:rPr/>
            </w:pPr>
            <w:hyperlink r:id="rId205">
              <w:r w:rsidDel="00000000" w:rsidR="00000000" w:rsidRPr="00000000">
                <w:rPr/>
                <w:drawing>
                  <wp:inline distB="19050" distT="19050" distL="19050" distR="19050">
                    <wp:extent cx="660400" cy="152400"/>
                    <wp:effectExtent b="0" l="0" r="0" t="0"/>
                    <wp:docPr id="13" name="image19.png"/>
                    <a:graphic>
                      <a:graphicData uri="http://schemas.openxmlformats.org/drawingml/2006/picture">
                        <pic:pic>
                          <pic:nvPicPr>
                            <pic:cNvPr id="0" name="image19.png"/>
                            <pic:cNvPicPr preferRelativeResize="0"/>
                          </pic:nvPicPr>
                          <pic:blipFill>
                            <a:blip r:embed="rId206"/>
                            <a:srcRect b="0" l="0" r="0" t="0"/>
                            <a:stretch>
                              <a:fillRect/>
                            </a:stretch>
                          </pic:blipFill>
                          <pic:spPr>
                            <a:xfrm>
                              <a:off x="0" y="0"/>
                              <a:ext cx="660400" cy="152400"/>
                            </a:xfrm>
                            <a:prstGeom prst="rect"/>
                            <a:ln/>
                          </pic:spPr>
                        </pic:pic>
                      </a:graphicData>
                    </a:graphic>
                  </wp:inline>
                </w:drawing>
              </w:r>
            </w:hyperlink>
            <w:r w:rsidDel="00000000" w:rsidR="00000000" w:rsidRPr="00000000">
              <w:rPr>
                <w:rtl w:val="0"/>
              </w:rPr>
            </w:r>
          </w:p>
        </w:tc>
      </w:tr>
      <w:tr>
        <w:trPr>
          <w:trHeight w:val="75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6">
            <w:pPr>
              <w:spacing w:after="120" w:before="240" w:line="240" w:lineRule="auto"/>
              <w:rPr/>
            </w:pPr>
            <w:hyperlink r:id="rId207">
              <w:r w:rsidDel="00000000" w:rsidR="00000000" w:rsidRPr="00000000">
                <w:rPr/>
                <w:drawing>
                  <wp:inline distB="19050" distT="19050" distL="19050" distR="19050">
                    <wp:extent cx="63500" cy="63500"/>
                    <wp:effectExtent b="0" l="0" r="0" t="0"/>
                    <wp:docPr id="26" name="image16.png"/>
                    <a:graphic>
                      <a:graphicData uri="http://schemas.openxmlformats.org/drawingml/2006/picture">
                        <pic:pic>
                          <pic:nvPicPr>
                            <pic:cNvPr id="0" name="image16.png"/>
                            <pic:cNvPicPr preferRelativeResize="0"/>
                          </pic:nvPicPr>
                          <pic:blipFill>
                            <a:blip r:embed="rId208"/>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7">
            <w:pPr>
              <w:spacing w:after="120" w:before="240" w:line="240" w:lineRule="auto"/>
              <w:rPr/>
            </w:pPr>
            <w:r w:rsidDel="00000000" w:rsidR="00000000" w:rsidRPr="00000000">
              <w:rPr>
                <w:rtl w:val="0"/>
              </w:rPr>
              <w:t xml:space="preserve">Proportion of asymptomatic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8">
            <w:pPr>
              <w:spacing w:after="120" w:before="240" w:line="240" w:lineRule="auto"/>
              <w:jc w:val="center"/>
              <w:rPr/>
            </w:pPr>
            <w:r w:rsidDel="00000000" w:rsidR="00000000" w:rsidRPr="00000000">
              <w:rPr>
                <w:rtl w:val="0"/>
              </w:rPr>
              <w:t xml:space="preserve">0.28</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9">
            <w:pPr>
              <w:spacing w:after="120" w:before="240" w:line="240" w:lineRule="auto"/>
              <w:jc w:val="center"/>
              <w:rPr>
                <w:u w:val="single"/>
              </w:rPr>
            </w:pPr>
            <w:hyperlink r:id="rId209">
              <w:r w:rsidDel="00000000" w:rsidR="00000000" w:rsidRPr="00000000">
                <w:rPr>
                  <w:b w:val="0"/>
                  <w:color w:val="000000"/>
                  <w:u w:val="none"/>
                  <w:rtl w:val="0"/>
                </w:rPr>
                <w:t xml:space="preserve">[10]</w:t>
              </w:r>
            </w:hyperlink>
            <w:r w:rsidDel="00000000" w:rsidR="00000000" w:rsidRPr="00000000">
              <w:rPr>
                <w:rtl w:val="0"/>
              </w:rPr>
              <w:t xml:space="preserve"> </w:t>
            </w:r>
            <w:r w:rsidDel="00000000" w:rsidR="00000000" w:rsidRPr="00000000">
              <w:rPr>
                <w:rtl w:val="0"/>
              </w:rPr>
            </w:r>
          </w:p>
        </w:tc>
      </w:tr>
      <w:tr>
        <w:trPr>
          <w:trHeight w:val="630" w:hRule="atLeast"/>
        </w:trPr>
        <w:tc>
          <w:tcPr>
            <w:vMerge w:val="restart"/>
            <w:tcBorders>
              <w:top w:color="000000" w:space="0" w:sz="0" w:val="nil"/>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A">
            <w:pPr>
              <w:spacing w:after="120" w:before="240" w:line="240" w:lineRule="auto"/>
              <w:rPr/>
            </w:pPr>
            <w:hyperlink r:id="rId210">
              <w:r w:rsidDel="00000000" w:rsidR="00000000" w:rsidRPr="00000000">
                <w:rPr/>
                <w:drawing>
                  <wp:inline distB="19050" distT="19050" distL="19050" distR="19050">
                    <wp:extent cx="76200" cy="101600"/>
                    <wp:effectExtent b="0" l="0" r="0" t="0"/>
                    <wp:docPr id="66" name="image56.png"/>
                    <a:graphic>
                      <a:graphicData uri="http://schemas.openxmlformats.org/drawingml/2006/picture">
                        <pic:pic>
                          <pic:nvPicPr>
                            <pic:cNvPr id="0" name="image56.png"/>
                            <pic:cNvPicPr preferRelativeResize="0"/>
                          </pic:nvPicPr>
                          <pic:blipFill>
                            <a:blip r:embed="rId211"/>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B">
            <w:pPr>
              <w:spacing w:after="120" w:before="24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C">
            <w:pPr>
              <w:spacing w:after="120" w:before="240" w:line="240" w:lineRule="auto"/>
              <w:rPr/>
            </w:pPr>
            <w:r w:rsidDel="00000000" w:rsidR="00000000" w:rsidRPr="00000000">
              <w:rPr>
                <w:rtl w:val="0"/>
              </w:rPr>
              <w:t xml:space="preserve">Proportion of severe symptomatic cases, age group 0–19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D">
            <w:pPr>
              <w:spacing w:after="120" w:before="240" w:line="240" w:lineRule="auto"/>
              <w:jc w:val="center"/>
              <w:rPr/>
            </w:pPr>
            <w:r w:rsidDel="00000000" w:rsidR="00000000" w:rsidRPr="00000000">
              <w:rPr>
                <w:rtl w:val="0"/>
              </w:rPr>
              <w:t xml:space="preserve">0.025</w:t>
            </w:r>
          </w:p>
        </w:tc>
        <w:tc>
          <w:tcPr>
            <w:vMerge w:val="restart"/>
            <w:tcBorders>
              <w:top w:color="000000" w:space="0" w:sz="0" w:val="nil"/>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E">
            <w:pPr>
              <w:spacing w:after="120" w:before="240" w:line="240" w:lineRule="auto"/>
              <w:jc w:val="center"/>
              <w:rPr>
                <w:u w:val="single"/>
              </w:rPr>
            </w:pPr>
            <w:hyperlink r:id="rId212">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630" w:hRule="atLeast"/>
        </w:trPr>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0">
            <w:pPr>
              <w:spacing w:after="120" w:before="240" w:line="240" w:lineRule="auto"/>
              <w:jc w:val="right"/>
              <w:rPr/>
            </w:pPr>
            <w:r w:rsidDel="00000000" w:rsidR="00000000" w:rsidRPr="00000000">
              <w:rPr>
                <w:rtl w:val="0"/>
              </w:rPr>
              <w:t xml:space="preserve">age group 20–49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1">
            <w:pPr>
              <w:spacing w:after="120" w:before="240" w:line="240" w:lineRule="auto"/>
              <w:jc w:val="center"/>
              <w:rPr/>
            </w:pPr>
            <w:r w:rsidDel="00000000" w:rsidR="00000000" w:rsidRPr="00000000">
              <w:rPr>
                <w:rtl w:val="0"/>
              </w:rPr>
              <w:t xml:space="preserve">0.32</w:t>
            </w:r>
          </w:p>
        </w:tc>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u w:val="single"/>
              </w:rPr>
            </w:pPr>
            <w:r w:rsidDel="00000000" w:rsidR="00000000" w:rsidRPr="00000000">
              <w:rPr>
                <w:rtl w:val="0"/>
              </w:rPr>
            </w:r>
          </w:p>
        </w:tc>
      </w:tr>
      <w:tr>
        <w:trPr>
          <w:trHeight w:val="630" w:hRule="atLeast"/>
        </w:trPr>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4">
            <w:pPr>
              <w:spacing w:after="120" w:before="240" w:line="240" w:lineRule="auto"/>
              <w:jc w:val="right"/>
              <w:rPr/>
            </w:pPr>
            <w:r w:rsidDel="00000000" w:rsidR="00000000" w:rsidRPr="00000000">
              <w:rPr>
                <w:rtl w:val="0"/>
              </w:rPr>
              <w:t xml:space="preserve">age group 50–64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5">
            <w:pPr>
              <w:spacing w:after="120" w:before="240" w:line="240" w:lineRule="auto"/>
              <w:jc w:val="center"/>
              <w:rPr/>
            </w:pPr>
            <w:r w:rsidDel="00000000" w:rsidR="00000000" w:rsidRPr="00000000">
              <w:rPr>
                <w:rtl w:val="0"/>
              </w:rPr>
              <w:t xml:space="preserve">0.32</w:t>
            </w:r>
          </w:p>
        </w:tc>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pPr>
            <w:r w:rsidDel="00000000" w:rsidR="00000000" w:rsidRPr="00000000">
              <w:rPr>
                <w:rtl w:val="0"/>
              </w:rPr>
            </w:r>
          </w:p>
        </w:tc>
      </w:tr>
      <w:tr>
        <w:trPr>
          <w:trHeight w:val="630" w:hRule="atLeast"/>
        </w:trPr>
        <w:tc>
          <w:tcPr>
            <w:vMerge w:val="continue"/>
            <w:tcBorders>
              <w:top w:color="000000" w:space="0" w:sz="12"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8">
            <w:pPr>
              <w:spacing w:after="120" w:before="240" w:line="240" w:lineRule="auto"/>
              <w:jc w:val="center"/>
              <w:rPr/>
            </w:pPr>
            <w:r w:rsidDel="00000000" w:rsidR="00000000" w:rsidRPr="00000000">
              <w:rPr>
                <w:rFonts w:ascii="Arial Unicode MS" w:cs="Arial Unicode MS" w:eastAsia="Arial Unicode MS" w:hAnsi="Arial Unicode MS"/>
                <w:rtl w:val="0"/>
              </w:rPr>
              <w:t xml:space="preserve">                                                               age group ≥65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9">
            <w:pPr>
              <w:spacing w:after="120" w:before="240" w:line="240" w:lineRule="auto"/>
              <w:jc w:val="center"/>
              <w:rPr/>
            </w:pPr>
            <w:r w:rsidDel="00000000" w:rsidR="00000000" w:rsidRPr="00000000">
              <w:rPr>
                <w:rtl w:val="0"/>
              </w:rPr>
              <w:t xml:space="preserve">0.64</w:t>
            </w:r>
          </w:p>
        </w:tc>
        <w:tc>
          <w:tcPr>
            <w:vMerge w:val="continue"/>
            <w:tcBorders>
              <w:top w:color="000000" w:space="0" w:sz="12"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rPr/>
            </w:pPr>
            <w:r w:rsidDel="00000000" w:rsidR="00000000" w:rsidRPr="00000000">
              <w:rPr>
                <w:rtl w:val="0"/>
              </w:rPr>
            </w:r>
          </w:p>
        </w:tc>
      </w:tr>
      <w:tr>
        <w:trPr>
          <w:trHeight w:val="63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B">
            <w:pPr>
              <w:spacing w:after="120" w:before="240" w:line="240" w:lineRule="auto"/>
              <w:rPr/>
            </w:pPr>
            <w:hyperlink r:id="rId213">
              <w:r w:rsidDel="00000000" w:rsidR="00000000" w:rsidRPr="00000000">
                <w:rPr/>
                <w:drawing>
                  <wp:inline distB="19050" distT="19050" distL="19050" distR="19050">
                    <wp:extent cx="63500" cy="88900"/>
                    <wp:effectExtent b="0" l="0" r="0" t="0"/>
                    <wp:docPr id="42" name="image32.png"/>
                    <a:graphic>
                      <a:graphicData uri="http://schemas.openxmlformats.org/drawingml/2006/picture">
                        <pic:pic>
                          <pic:nvPicPr>
                            <pic:cNvPr id="0" name="image32.png"/>
                            <pic:cNvPicPr preferRelativeResize="0"/>
                          </pic:nvPicPr>
                          <pic:blipFill>
                            <a:blip r:embed="rId214"/>
                            <a:srcRect b="0" l="0" r="0" t="0"/>
                            <a:stretch>
                              <a:fillRect/>
                            </a:stretch>
                          </pic:blipFill>
                          <pic:spPr>
                            <a:xfrm>
                              <a:off x="0" y="0"/>
                              <a:ext cx="63500" cy="889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C">
            <w:pPr>
              <w:spacing w:after="120" w:before="240" w:line="240" w:lineRule="auto"/>
              <w:rPr/>
            </w:pPr>
            <w:r w:rsidDel="00000000" w:rsidR="00000000" w:rsidRPr="00000000">
              <w:rPr>
                <w:rtl w:val="0"/>
              </w:rPr>
              <w:t xml:space="preserve">Proportion of symptomatic cases being isolated</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D">
            <w:pPr>
              <w:spacing w:after="120" w:before="240" w:line="240" w:lineRule="auto"/>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E">
            <w:pPr>
              <w:spacing w:after="120" w:before="240" w:line="240" w:lineRule="auto"/>
              <w:jc w:val="center"/>
              <w:rPr>
                <w:u w:val="single"/>
              </w:rPr>
            </w:pPr>
            <w:hyperlink r:id="rId215">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79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F">
            <w:pPr>
              <w:spacing w:after="120" w:before="240" w:line="240" w:lineRule="auto"/>
              <w:rPr/>
            </w:pPr>
            <w:hyperlink r:id="rId216">
              <w:r w:rsidDel="00000000" w:rsidR="00000000" w:rsidRPr="00000000">
                <w:rPr/>
                <w:drawing>
                  <wp:inline distB="19050" distT="19050" distL="19050" distR="19050">
                    <wp:extent cx="215900" cy="152400"/>
                    <wp:effectExtent b="0" l="0" r="0" t="0"/>
                    <wp:docPr id="43" name="image34.png"/>
                    <a:graphic>
                      <a:graphicData uri="http://schemas.openxmlformats.org/drawingml/2006/picture">
                        <pic:pic>
                          <pic:nvPicPr>
                            <pic:cNvPr id="0" name="image34.png"/>
                            <pic:cNvPicPr preferRelativeResize="0"/>
                          </pic:nvPicPr>
                          <pic:blipFill>
                            <a:blip r:embed="rId217"/>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0">
            <w:pPr>
              <w:spacing w:after="120" w:before="240" w:line="240" w:lineRule="auto"/>
              <w:rPr/>
            </w:pPr>
            <w:r w:rsidDel="00000000" w:rsidR="00000000" w:rsidRPr="00000000">
              <w:rPr>
                <w:rtl w:val="0"/>
              </w:rPr>
              <w:t xml:space="preserve">Recovery period of mild and asymptomatic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1">
            <w:pPr>
              <w:spacing w:after="120" w:before="240" w:line="240" w:lineRule="auto"/>
              <w:jc w:val="center"/>
              <w:rPr/>
            </w:pPr>
            <w:r w:rsidDel="00000000" w:rsidR="00000000" w:rsidRPr="00000000">
              <w:rPr>
                <w:rtl w:val="0"/>
              </w:rPr>
              <w:t xml:space="preserve">4.6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2">
            <w:pPr>
              <w:spacing w:after="120" w:before="240" w:line="240" w:lineRule="auto"/>
              <w:jc w:val="center"/>
              <w:rPr>
                <w:u w:val="single"/>
              </w:rPr>
            </w:pPr>
            <w:hyperlink r:id="rId218">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76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3">
            <w:pPr>
              <w:spacing w:after="120" w:before="240" w:line="240" w:lineRule="auto"/>
              <w:rPr/>
            </w:pPr>
            <w:hyperlink r:id="rId219">
              <w:r w:rsidDel="00000000" w:rsidR="00000000" w:rsidRPr="00000000">
                <w:rPr/>
                <w:drawing>
                  <wp:inline distB="19050" distT="19050" distL="19050" distR="19050">
                    <wp:extent cx="63500" cy="114300"/>
                    <wp:effectExtent b="0" l="0" r="0" t="0"/>
                    <wp:docPr id="101" name="image118.png"/>
                    <a:graphic>
                      <a:graphicData uri="http://schemas.openxmlformats.org/drawingml/2006/picture">
                        <pic:pic>
                          <pic:nvPicPr>
                            <pic:cNvPr id="0" name="image118.png"/>
                            <pic:cNvPicPr preferRelativeResize="0"/>
                          </pic:nvPicPr>
                          <pic:blipFill>
                            <a:blip r:embed="rId220"/>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4">
            <w:pPr>
              <w:spacing w:after="120" w:before="240" w:line="240" w:lineRule="auto"/>
              <w:rPr/>
            </w:pPr>
            <w:r w:rsidDel="00000000" w:rsidR="00000000" w:rsidRPr="00000000">
              <w:rPr>
                <w:rtl w:val="0"/>
              </w:rPr>
              <w:t xml:space="preserve">Hospitalization rate</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5">
            <w:pPr>
              <w:spacing w:after="120" w:before="240" w:line="240" w:lineRule="auto"/>
              <w:jc w:val="center"/>
              <w:rPr/>
            </w:pPr>
            <w:r w:rsidDel="00000000" w:rsidR="00000000" w:rsidRPr="00000000">
              <w:rPr>
                <w:rtl w:val="0"/>
              </w:rPr>
              <w:t xml:space="preserve">1/3.5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6">
            <w:pPr>
              <w:spacing w:after="120" w:before="240" w:line="240" w:lineRule="auto"/>
              <w:jc w:val="center"/>
              <w:rPr>
                <w:u w:val="single"/>
              </w:rPr>
            </w:pPr>
            <w:hyperlink r:id="rId221">
              <w:r w:rsidDel="00000000" w:rsidR="00000000" w:rsidRPr="00000000">
                <w:rPr>
                  <w:b w:val="0"/>
                  <w:color w:val="000000"/>
                  <w:u w:val="none"/>
                  <w:rtl w:val="0"/>
                </w:rPr>
                <w:t xml:space="preserve">[12]</w:t>
              </w:r>
            </w:hyperlink>
            <w:r w:rsidDel="00000000" w:rsidR="00000000" w:rsidRPr="00000000">
              <w:rPr>
                <w:rtl w:val="0"/>
              </w:rPr>
              <w:t xml:space="preserve"> </w:t>
            </w:r>
            <w:r w:rsidDel="00000000" w:rsidR="00000000" w:rsidRPr="00000000">
              <w:rPr>
                <w:rtl w:val="0"/>
              </w:rPr>
            </w:r>
          </w:p>
        </w:tc>
      </w:tr>
      <w:tr>
        <w:trPr>
          <w:trHeight w:val="825" w:hRule="atLeast"/>
        </w:trPr>
        <w:tc>
          <w:tcPr>
            <w:vMerge w:val="restart"/>
            <w:tcBorders>
              <w:top w:color="000000" w:space="0" w:sz="0" w:val="nil"/>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7">
            <w:pPr>
              <w:spacing w:after="120" w:before="240" w:line="240" w:lineRule="auto"/>
              <w:rPr/>
            </w:pPr>
            <w:hyperlink r:id="rId222">
              <w:r w:rsidDel="00000000" w:rsidR="00000000" w:rsidRPr="00000000">
                <w:rPr/>
                <w:drawing>
                  <wp:inline distB="19050" distT="19050" distL="19050" distR="19050">
                    <wp:extent cx="50800" cy="63500"/>
                    <wp:effectExtent b="0" l="0" r="0" t="0"/>
                    <wp:docPr id="60" name="image53.png"/>
                    <a:graphic>
                      <a:graphicData uri="http://schemas.openxmlformats.org/drawingml/2006/picture">
                        <pic:pic>
                          <pic:nvPicPr>
                            <pic:cNvPr id="0" name="image53.png"/>
                            <pic:cNvPicPr preferRelativeResize="0"/>
                          </pic:nvPicPr>
                          <pic:blipFill>
                            <a:blip r:embed="rId223"/>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8">
            <w:pPr>
              <w:spacing w:after="120" w:before="240" w:line="240" w:lineRule="auto"/>
              <w:rPr/>
            </w:pPr>
            <w:r w:rsidDel="00000000" w:rsidR="00000000" w:rsidRPr="00000000">
              <w:rPr>
                <w:rtl w:val="0"/>
              </w:rPr>
              <w:t xml:space="preserve">Proportion of symptomatic cases needing ICU in hospitals,                                                  age group 0–19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9">
            <w:pPr>
              <w:spacing w:after="120" w:before="240" w:line="240" w:lineRule="auto"/>
              <w:jc w:val="center"/>
              <w:rPr/>
            </w:pPr>
            <w:r w:rsidDel="00000000" w:rsidR="00000000" w:rsidRPr="00000000">
              <w:rPr>
                <w:rtl w:val="0"/>
              </w:rPr>
              <w:t xml:space="preserve">0.014</w:t>
            </w:r>
          </w:p>
        </w:tc>
        <w:tc>
          <w:tcPr>
            <w:vMerge w:val="restart"/>
            <w:tcBorders>
              <w:top w:color="000000" w:space="0" w:sz="0" w:val="nil"/>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A">
            <w:pPr>
              <w:spacing w:after="120" w:before="240" w:line="240" w:lineRule="auto"/>
              <w:jc w:val="center"/>
              <w:rPr>
                <w:u w:val="single"/>
              </w:rPr>
            </w:pPr>
            <w:hyperlink r:id="rId224">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825" w:hRule="atLeast"/>
        </w:trPr>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C">
            <w:pPr>
              <w:spacing w:after="120" w:before="240" w:line="240" w:lineRule="auto"/>
              <w:jc w:val="right"/>
              <w:rPr/>
            </w:pPr>
            <w:r w:rsidDel="00000000" w:rsidR="00000000" w:rsidRPr="00000000">
              <w:rPr>
                <w:rtl w:val="0"/>
              </w:rPr>
              <w:t xml:space="preserve">age group 20–49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D">
            <w:pPr>
              <w:spacing w:after="120" w:before="240" w:line="240" w:lineRule="auto"/>
              <w:jc w:val="center"/>
              <w:rPr/>
            </w:pPr>
            <w:r w:rsidDel="00000000" w:rsidR="00000000" w:rsidRPr="00000000">
              <w:rPr>
                <w:rtl w:val="0"/>
              </w:rPr>
              <w:t xml:space="preserve">0.042</w:t>
            </w:r>
          </w:p>
        </w:tc>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pPr>
            <w:r w:rsidDel="00000000" w:rsidR="00000000" w:rsidRPr="00000000">
              <w:rPr>
                <w:rtl w:val="0"/>
              </w:rPr>
            </w:r>
          </w:p>
        </w:tc>
      </w:tr>
      <w:tr>
        <w:trPr>
          <w:trHeight w:val="825" w:hRule="atLeast"/>
        </w:trPr>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0">
            <w:pPr>
              <w:spacing w:after="120" w:before="240" w:line="240" w:lineRule="auto"/>
              <w:jc w:val="right"/>
              <w:rPr/>
            </w:pPr>
            <w:r w:rsidDel="00000000" w:rsidR="00000000" w:rsidRPr="00000000">
              <w:rPr>
                <w:rtl w:val="0"/>
              </w:rPr>
              <w:t xml:space="preserve">age group 50–64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1">
            <w:pPr>
              <w:spacing w:after="120" w:before="240" w:line="240" w:lineRule="auto"/>
              <w:jc w:val="center"/>
              <w:rPr/>
            </w:pPr>
            <w:r w:rsidDel="00000000" w:rsidR="00000000" w:rsidRPr="00000000">
              <w:rPr>
                <w:rtl w:val="0"/>
              </w:rPr>
              <w:t xml:space="preserve">0.075</w:t>
            </w:r>
          </w:p>
        </w:tc>
        <w:tc>
          <w:tcPr>
            <w:vMerge w:val="continue"/>
            <w:tcBorders>
              <w:top w:color="000000" w:space="0" w:sz="12" w:val="single"/>
              <w:left w:color="000000" w:space="0" w:sz="0" w:val="nil"/>
              <w:bottom w:color="000000"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rPr/>
            </w:pPr>
            <w:r w:rsidDel="00000000" w:rsidR="00000000" w:rsidRPr="00000000">
              <w:rPr>
                <w:rtl w:val="0"/>
              </w:rPr>
            </w:r>
          </w:p>
        </w:tc>
      </w:tr>
      <w:tr>
        <w:trPr>
          <w:trHeight w:val="825" w:hRule="atLeast"/>
        </w:trPr>
        <w:tc>
          <w:tcPr>
            <w:vMerge w:val="continue"/>
            <w:tcBorders>
              <w:top w:color="000000" w:space="0" w:sz="12"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4">
            <w:pPr>
              <w:spacing w:after="120" w:before="240" w:line="240" w:lineRule="auto"/>
              <w:jc w:val="center"/>
              <w:rPr/>
            </w:pPr>
            <w:r w:rsidDel="00000000" w:rsidR="00000000" w:rsidRPr="00000000">
              <w:rPr>
                <w:rFonts w:ascii="Arial Unicode MS" w:cs="Arial Unicode MS" w:eastAsia="Arial Unicode MS" w:hAnsi="Arial Unicode MS"/>
                <w:rtl w:val="0"/>
              </w:rPr>
              <w:t xml:space="preserve">                                                               age group ≥65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5">
            <w:pPr>
              <w:spacing w:after="120" w:before="240" w:line="240" w:lineRule="auto"/>
              <w:jc w:val="center"/>
              <w:rPr/>
            </w:pPr>
            <w:r w:rsidDel="00000000" w:rsidR="00000000" w:rsidRPr="00000000">
              <w:rPr>
                <w:rtl w:val="0"/>
              </w:rPr>
              <w:t xml:space="preserve">0.15</w:t>
            </w:r>
          </w:p>
        </w:tc>
        <w:tc>
          <w:tcPr>
            <w:vMerge w:val="continue"/>
            <w:tcBorders>
              <w:top w:color="000000" w:space="0" w:sz="12"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pPr>
            <w:r w:rsidDel="00000000" w:rsidR="00000000" w:rsidRPr="00000000">
              <w:rPr>
                <w:rtl w:val="0"/>
              </w:rPr>
            </w:r>
          </w:p>
        </w:tc>
      </w:tr>
      <w:tr>
        <w:trPr>
          <w:trHeight w:val="67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7">
            <w:pPr>
              <w:spacing w:after="120" w:before="240" w:line="240" w:lineRule="auto"/>
              <w:rPr/>
            </w:pPr>
            <w:hyperlink r:id="rId225">
              <w:r w:rsidDel="00000000" w:rsidR="00000000" w:rsidRPr="00000000">
                <w:rPr/>
                <w:drawing>
                  <wp:inline distB="19050" distT="19050" distL="19050" distR="19050">
                    <wp:extent cx="190500" cy="88900"/>
                    <wp:effectExtent b="0" l="0" r="0" t="0"/>
                    <wp:docPr id="92" name="image76.png"/>
                    <a:graphic>
                      <a:graphicData uri="http://schemas.openxmlformats.org/drawingml/2006/picture">
                        <pic:pic>
                          <pic:nvPicPr>
                            <pic:cNvPr id="0" name="image76.png"/>
                            <pic:cNvPicPr preferRelativeResize="0"/>
                          </pic:nvPicPr>
                          <pic:blipFill>
                            <a:blip r:embed="rId226"/>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8">
            <w:pPr>
              <w:spacing w:after="120" w:before="240" w:line="240" w:lineRule="auto"/>
              <w:rPr/>
            </w:pPr>
            <w:r w:rsidDel="00000000" w:rsidR="00000000" w:rsidRPr="00000000">
              <w:rPr>
                <w:rtl w:val="0"/>
              </w:rPr>
              <w:t xml:space="preserve">Probability of death for hospitalized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9">
            <w:pPr>
              <w:spacing w:after="120" w:before="240" w:line="240" w:lineRule="auto"/>
              <w:jc w:val="center"/>
              <w:rPr/>
            </w:pPr>
            <w:commentRangeStart w:id="1"/>
            <w:commentRangeStart w:id="2"/>
            <w:commentRangeStart w:id="3"/>
            <w:r w:rsidDel="00000000" w:rsidR="00000000" w:rsidRPr="00000000">
              <w:rPr>
                <w:rtl w:val="0"/>
              </w:rPr>
              <w:t xml:space="preserve">0.2296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A">
            <w:pPr>
              <w:spacing w:after="120" w:before="240" w:line="240" w:lineRule="auto"/>
              <w:jc w:val="center"/>
              <w:rPr>
                <w:u w:val="single"/>
              </w:rPr>
            </w:pP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hyperlink r:id="rId227">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B">
            <w:pPr>
              <w:spacing w:after="120" w:before="240" w:line="240" w:lineRule="auto"/>
              <w:rPr/>
            </w:pPr>
            <w:hyperlink r:id="rId228">
              <w:r w:rsidDel="00000000" w:rsidR="00000000" w:rsidRPr="00000000">
                <w:rPr/>
                <w:drawing>
                  <wp:inline distB="19050" distT="19050" distL="19050" distR="19050">
                    <wp:extent cx="177800" cy="88900"/>
                    <wp:effectExtent b="0" l="0" r="0" t="0"/>
                    <wp:docPr id="106" name="image89.png"/>
                    <a:graphic>
                      <a:graphicData uri="http://schemas.openxmlformats.org/drawingml/2006/picture">
                        <pic:pic>
                          <pic:nvPicPr>
                            <pic:cNvPr id="0" name="image89.png"/>
                            <pic:cNvPicPr preferRelativeResize="0"/>
                          </pic:nvPicPr>
                          <pic:blipFill>
                            <a:blip r:embed="rId229"/>
                            <a:srcRect b="0" l="0" r="0" t="0"/>
                            <a:stretch>
                              <a:fillRect/>
                            </a:stretch>
                          </pic:blipFill>
                          <pic:spPr>
                            <a:xfrm>
                              <a:off x="0" y="0"/>
                              <a:ext cx="177800" cy="889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C">
            <w:pPr>
              <w:spacing w:after="120" w:before="240" w:line="240" w:lineRule="auto"/>
              <w:rPr/>
            </w:pPr>
            <w:r w:rsidDel="00000000" w:rsidR="00000000" w:rsidRPr="00000000">
              <w:rPr>
                <w:rtl w:val="0"/>
              </w:rPr>
              <w:t xml:space="preserve">Probability of death for hospitalized cases needing ICU</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D">
            <w:pPr>
              <w:spacing w:after="120" w:before="240" w:line="240" w:lineRule="auto"/>
              <w:jc w:val="center"/>
              <w:rPr/>
            </w:pPr>
            <w:commentRangeStart w:id="4"/>
            <w:commentRangeStart w:id="5"/>
            <w:commentRangeStart w:id="6"/>
            <w:r w:rsidDel="00000000" w:rsidR="00000000" w:rsidRPr="00000000">
              <w:rPr>
                <w:rtl w:val="0"/>
              </w:rPr>
              <w:t xml:space="preserve">0.1396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E">
            <w:pPr>
              <w:spacing w:after="120" w:before="240" w:line="240" w:lineRule="auto"/>
              <w:jc w:val="center"/>
              <w:rPr>
                <w:u w:val="single"/>
              </w:rPr>
            </w:pP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hyperlink r:id="rId230">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r>
          </w:p>
        </w:tc>
      </w:tr>
      <w:tr>
        <w:trPr>
          <w:trHeight w:val="64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F">
            <w:pPr>
              <w:spacing w:after="120" w:before="240" w:line="240" w:lineRule="auto"/>
              <w:rPr/>
            </w:pPr>
            <w:hyperlink r:id="rId231">
              <w:r w:rsidDel="00000000" w:rsidR="00000000" w:rsidRPr="00000000">
                <w:rPr/>
                <w:drawing>
                  <wp:inline distB="19050" distT="19050" distL="19050" distR="19050">
                    <wp:extent cx="330200" cy="152400"/>
                    <wp:effectExtent b="0" l="0" r="0" t="0"/>
                    <wp:docPr id="27" name="image24.png"/>
                    <a:graphic>
                      <a:graphicData uri="http://schemas.openxmlformats.org/drawingml/2006/picture">
                        <pic:pic>
                          <pic:nvPicPr>
                            <pic:cNvPr id="0" name="image24.png"/>
                            <pic:cNvPicPr preferRelativeResize="0"/>
                          </pic:nvPicPr>
                          <pic:blipFill>
                            <a:blip r:embed="rId232"/>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0">
            <w:pPr>
              <w:spacing w:after="120" w:before="240" w:line="240" w:lineRule="auto"/>
              <w:rPr/>
            </w:pPr>
            <w:r w:rsidDel="00000000" w:rsidR="00000000" w:rsidRPr="00000000">
              <w:rPr>
                <w:rtl w:val="0"/>
              </w:rPr>
              <w:t xml:space="preserve">Recovery period of hospitalized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1">
            <w:pPr>
              <w:spacing w:after="120" w:before="240" w:line="240" w:lineRule="auto"/>
              <w:jc w:val="center"/>
              <w:rPr/>
            </w:pPr>
            <w:commentRangeStart w:id="7"/>
            <w:commentRangeStart w:id="8"/>
            <w:commentRangeStart w:id="9"/>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2">
            <w:pPr>
              <w:spacing w:after="120" w:before="240" w:line="240" w:lineRule="auto"/>
              <w:jc w:val="center"/>
              <w:rPr>
                <w:u w:val="single"/>
              </w:rPr>
            </w:pP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hyperlink r:id="rId233">
              <w:r w:rsidDel="00000000" w:rsidR="00000000" w:rsidRPr="00000000">
                <w:rPr>
                  <w:b w:val="0"/>
                  <w:color w:val="000000"/>
                  <w:u w:val="none"/>
                  <w:rtl w:val="0"/>
                </w:rPr>
                <w:t xml:space="preserve">[13]</w:t>
              </w:r>
            </w:hyperlink>
            <w:r w:rsidDel="00000000" w:rsidR="00000000" w:rsidRPr="00000000">
              <w:rPr>
                <w:rtl w:val="0"/>
              </w:rPr>
              <w:t xml:space="preserve"> </w:t>
            </w:r>
            <w:r w:rsidDel="00000000" w:rsidR="00000000" w:rsidRPr="00000000">
              <w:rPr>
                <w:rtl w:val="0"/>
              </w:rPr>
            </w:r>
          </w:p>
        </w:tc>
      </w:tr>
      <w:tr>
        <w:trPr>
          <w:trHeight w:val="70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3">
            <w:pPr>
              <w:spacing w:after="120" w:before="240" w:line="240" w:lineRule="auto"/>
              <w:rPr/>
            </w:pPr>
            <w:hyperlink r:id="rId234">
              <w:r w:rsidDel="00000000" w:rsidR="00000000" w:rsidRPr="00000000">
                <w:rPr/>
                <w:drawing>
                  <wp:inline distB="19050" distT="19050" distL="19050" distR="19050">
                    <wp:extent cx="355600" cy="165100"/>
                    <wp:effectExtent b="0" l="0" r="0" t="0"/>
                    <wp:docPr id="136" name="image113.gif"/>
                    <a:graphic>
                      <a:graphicData uri="http://schemas.openxmlformats.org/drawingml/2006/picture">
                        <pic:pic>
                          <pic:nvPicPr>
                            <pic:cNvPr id="0" name="image113.gif"/>
                            <pic:cNvPicPr preferRelativeResize="0"/>
                          </pic:nvPicPr>
                          <pic:blipFill>
                            <a:blip r:embed="rId235"/>
                            <a:srcRect b="0" l="0" r="0" t="0"/>
                            <a:stretch>
                              <a:fillRect/>
                            </a:stretch>
                          </pic:blipFill>
                          <pic:spPr>
                            <a:xfrm>
                              <a:off x="0" y="0"/>
                              <a:ext cx="355600" cy="1651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4">
            <w:pPr>
              <w:spacing w:after="120" w:before="240" w:line="240" w:lineRule="auto"/>
              <w:rPr/>
            </w:pPr>
            <w:r w:rsidDel="00000000" w:rsidR="00000000" w:rsidRPr="00000000">
              <w:rPr>
                <w:rtl w:val="0"/>
              </w:rPr>
              <w:t xml:space="preserve">Recovery period of hospitalized cases needing ICU</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5">
            <w:pPr>
              <w:spacing w:after="120" w:before="240" w:line="240" w:lineRule="auto"/>
              <w:jc w:val="center"/>
              <w:rPr/>
            </w:pPr>
            <w:commentRangeStart w:id="10"/>
            <w:commentRangeStart w:id="11"/>
            <w:commentRangeStart w:id="12"/>
            <w:r w:rsidDel="00000000" w:rsidR="00000000" w:rsidRPr="00000000">
              <w:rPr>
                <w:rtl w:val="0"/>
              </w:rPr>
              <w:t xml:space="preserve">13.25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6">
            <w:pPr>
              <w:spacing w:after="120" w:before="240" w:line="240" w:lineRule="auto"/>
              <w:jc w:val="center"/>
              <w:rPr>
                <w:u w:val="single"/>
              </w:rPr>
            </w:pP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hyperlink r:id="rId236">
              <w:r w:rsidDel="00000000" w:rsidR="00000000" w:rsidRPr="00000000">
                <w:rPr>
                  <w:b w:val="0"/>
                  <w:color w:val="000000"/>
                  <w:u w:val="none"/>
                  <w:rtl w:val="0"/>
                </w:rPr>
                <w:t xml:space="preserve">[12]</w:t>
              </w:r>
            </w:hyperlink>
            <w:r w:rsidDel="00000000" w:rsidR="00000000" w:rsidRPr="00000000">
              <w:rPr>
                <w:rtl w:val="0"/>
              </w:rPr>
            </w:r>
          </w:p>
        </w:tc>
      </w:tr>
      <w:tr>
        <w:trPr>
          <w:trHeight w:val="675" w:hRule="atLeast"/>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7">
            <w:pPr>
              <w:spacing w:after="120" w:before="240" w:line="240" w:lineRule="auto"/>
              <w:rPr/>
            </w:pPr>
            <w:hyperlink r:id="rId237">
              <w:r w:rsidDel="00000000" w:rsidR="00000000" w:rsidRPr="00000000">
                <w:rPr/>
                <w:drawing>
                  <wp:inline distB="19050" distT="19050" distL="19050" distR="19050">
                    <wp:extent cx="177800" cy="101600"/>
                    <wp:effectExtent b="0" l="0" r="0" t="0"/>
                    <wp:docPr id="29" name="image23.png"/>
                    <a:graphic>
                      <a:graphicData uri="http://schemas.openxmlformats.org/drawingml/2006/picture">
                        <pic:pic>
                          <pic:nvPicPr>
                            <pic:cNvPr id="0" name="image23.png"/>
                            <pic:cNvPicPr preferRelativeResize="0"/>
                          </pic:nvPicPr>
                          <pic:blipFill>
                            <a:blip r:embed="rId238"/>
                            <a:srcRect b="0" l="0" r="0" t="0"/>
                            <a:stretch>
                              <a:fillRect/>
                            </a:stretch>
                          </pic:blipFill>
                          <pic:spPr>
                            <a:xfrm>
                              <a:off x="0" y="0"/>
                              <a:ext cx="177800" cy="1016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8">
            <w:pPr>
              <w:spacing w:after="120" w:before="240" w:line="240" w:lineRule="auto"/>
              <w:rPr/>
            </w:pPr>
            <w:r w:rsidDel="00000000" w:rsidR="00000000" w:rsidRPr="00000000">
              <w:rPr>
                <w:rtl w:val="0"/>
              </w:rPr>
              <w:t xml:space="preserve">Mortality rate of hospitalized cases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9">
            <w:pPr>
              <w:spacing w:after="120" w:before="240" w:line="240" w:lineRule="auto"/>
              <w:jc w:val="center"/>
              <w:rPr/>
            </w:pPr>
            <w:r w:rsidDel="00000000" w:rsidR="00000000" w:rsidRPr="00000000">
              <w:rPr>
                <w:rtl w:val="0"/>
              </w:rPr>
              <w:t xml:space="preserve">1/9.7</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A">
            <w:pPr>
              <w:spacing w:after="120" w:before="240" w:line="240" w:lineRule="auto"/>
              <w:jc w:val="center"/>
              <w:rPr>
                <w:u w:val="single"/>
              </w:rPr>
            </w:pPr>
            <w:hyperlink r:id="rId239">
              <w:r w:rsidDel="00000000" w:rsidR="00000000" w:rsidRPr="00000000">
                <w:rPr>
                  <w:b w:val="0"/>
                  <w:color w:val="000000"/>
                  <w:u w:val="none"/>
                  <w:rtl w:val="0"/>
                </w:rPr>
                <w:t xml:space="preserve">[12]</w:t>
              </w:r>
            </w:hyperlink>
            <w:r w:rsidDel="00000000" w:rsidR="00000000" w:rsidRPr="00000000">
              <w:rPr>
                <w:rtl w:val="0"/>
              </w:rPr>
            </w:r>
          </w:p>
        </w:tc>
      </w:tr>
      <w:tr>
        <w:trPr>
          <w:trHeight w:val="585" w:hRule="atLeast"/>
        </w:trPr>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B">
            <w:pPr>
              <w:spacing w:after="120" w:before="240" w:line="240" w:lineRule="auto"/>
              <w:rPr/>
            </w:pPr>
            <w:hyperlink r:id="rId240">
              <w:r w:rsidDel="00000000" w:rsidR="00000000" w:rsidRPr="00000000">
                <w:rPr/>
                <w:drawing>
                  <wp:inline distB="19050" distT="19050" distL="19050" distR="19050">
                    <wp:extent cx="165100" cy="101600"/>
                    <wp:effectExtent b="0" l="0" r="0" t="0"/>
                    <wp:docPr id="102" name="image87.png"/>
                    <a:graphic>
                      <a:graphicData uri="http://schemas.openxmlformats.org/drawingml/2006/picture">
                        <pic:pic>
                          <pic:nvPicPr>
                            <pic:cNvPr id="0" name="image87.png"/>
                            <pic:cNvPicPr preferRelativeResize="0"/>
                          </pic:nvPicPr>
                          <pic:blipFill>
                            <a:blip r:embed="rId241"/>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C">
            <w:pPr>
              <w:spacing w:after="120" w:before="240" w:line="240" w:lineRule="auto"/>
              <w:rPr/>
            </w:pPr>
            <w:r w:rsidDel="00000000" w:rsidR="00000000" w:rsidRPr="00000000">
              <w:rPr>
                <w:rtl w:val="0"/>
              </w:rPr>
              <w:t xml:space="preserve">Mortality rate of hospitalized cases needing ICU</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D">
            <w:pPr>
              <w:spacing w:after="120" w:before="240" w:line="240" w:lineRule="auto"/>
              <w:jc w:val="center"/>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E">
            <w:pPr>
              <w:spacing w:after="120" w:before="240" w:line="240" w:lineRule="auto"/>
              <w:jc w:val="center"/>
              <w:rPr>
                <w:u w:val="single"/>
              </w:rPr>
            </w:pPr>
            <w:hyperlink r:id="rId242">
              <w:r w:rsidDel="00000000" w:rsidR="00000000" w:rsidRPr="00000000">
                <w:rPr>
                  <w:b w:val="0"/>
                  <w:color w:val="000000"/>
                  <w:u w:val="none"/>
                  <w:rtl w:val="0"/>
                </w:rPr>
                <w:t xml:space="preserve">[14]</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1F">
      <w:pPr>
        <w:spacing w:after="240" w:before="240" w:lineRule="auto"/>
        <w:ind w:left="1440" w:firstLine="0"/>
        <w:rPr/>
      </w:pPr>
      <w:r w:rsidDel="00000000" w:rsidR="00000000" w:rsidRPr="00000000">
        <w:rPr>
          <w:rtl w:val="0"/>
        </w:rPr>
      </w:r>
    </w:p>
    <w:p w:rsidR="00000000" w:rsidDel="00000000" w:rsidP="00000000" w:rsidRDefault="00000000" w:rsidRPr="00000000" w14:paraId="00000120">
      <w:pPr>
        <w:jc w:val="both"/>
        <w:rPr>
          <w:i w:val="1"/>
        </w:rPr>
      </w:pPr>
      <w:r w:rsidDel="00000000" w:rsidR="00000000" w:rsidRPr="00000000">
        <w:rPr>
          <w:i w:val="1"/>
          <w:rtl w:val="0"/>
        </w:rPr>
        <w:t xml:space="preserve">Data collection</w:t>
      </w:r>
    </w:p>
    <w:p w:rsidR="00000000" w:rsidDel="00000000" w:rsidP="00000000" w:rsidRDefault="00000000" w:rsidRPr="00000000" w14:paraId="00000121">
      <w:pPr>
        <w:ind w:firstLine="540"/>
        <w:rPr/>
      </w:pPr>
      <w:r w:rsidDel="00000000" w:rsidR="00000000" w:rsidRPr="00000000">
        <w:rPr>
          <w:rtl w:val="0"/>
        </w:rPr>
        <w:t xml:space="preserve">To collect city-level population data, statistical analysis was conducted to estimate the year-on-year population growth rate based on the information reported by the the Department of Economic and Social Affairs, United Nations </w:t>
      </w:r>
      <w:hyperlink r:id="rId243">
        <w:r w:rsidDel="00000000" w:rsidR="00000000" w:rsidRPr="00000000">
          <w:rPr>
            <w:b w:val="0"/>
            <w:color w:val="000000"/>
            <w:u w:val="none"/>
            <w:rtl w:val="0"/>
          </w:rPr>
          <w:t xml:space="preserve">[19]</w:t>
        </w:r>
      </w:hyperlink>
      <w:r w:rsidDel="00000000" w:rsidR="00000000" w:rsidRPr="00000000">
        <w:rPr>
          <w:rtl w:val="0"/>
        </w:rPr>
        <w:t xml:space="preserve">  and  Govt. of India </w:t>
      </w:r>
      <w:hyperlink r:id="rId244">
        <w:r w:rsidDel="00000000" w:rsidR="00000000" w:rsidRPr="00000000">
          <w:rPr>
            <w:b w:val="0"/>
            <w:color w:val="000000"/>
            <w:u w:val="none"/>
            <w:rtl w:val="0"/>
          </w:rPr>
          <w:t xml:space="preserve">[4]</w:t>
        </w:r>
      </w:hyperlink>
      <w:r w:rsidDel="00000000" w:rsidR="00000000" w:rsidRPr="00000000">
        <w:rPr>
          <w:rtl w:val="0"/>
        </w:rPr>
        <w:t xml:space="preserve"> for population size of City/District and Population Density.</w:t>
      </w:r>
    </w:p>
    <w:p w:rsidR="00000000" w:rsidDel="00000000" w:rsidP="00000000" w:rsidRDefault="00000000" w:rsidRPr="00000000" w14:paraId="00000122">
      <w:pPr>
        <w:ind w:firstLine="540"/>
        <w:rPr/>
      </w:pPr>
      <w:r w:rsidDel="00000000" w:rsidR="00000000" w:rsidRPr="00000000">
        <w:rPr>
          <w:rtl w:val="0"/>
        </w:rPr>
        <w:t xml:space="preserve">To analyze data about RLAs, extensive review and evaluation of research articles (including published reports, books, journals, research papers, program agendas/assessments/summaries), press releases, and credible media reports was conducted for ascertaining accurate estimates for number of sex workers, number of brothels, and the number of sex workers per brothel.</w:t>
      </w:r>
    </w:p>
    <w:p w:rsidR="00000000" w:rsidDel="00000000" w:rsidP="00000000" w:rsidRDefault="00000000" w:rsidRPr="00000000" w14:paraId="00000123">
      <w:pPr>
        <w:ind w:firstLine="540"/>
        <w:rPr>
          <w:highlight w:val="white"/>
        </w:rPr>
      </w:pPr>
      <w:r w:rsidDel="00000000" w:rsidR="00000000" w:rsidRPr="00000000">
        <w:rPr>
          <w:rtl w:val="0"/>
        </w:rPr>
        <w:t xml:space="preserve">For confirming the above data and getting the information on the number of non-sex workers per brothel, </w:t>
      </w:r>
      <w:r w:rsidDel="00000000" w:rsidR="00000000" w:rsidRPr="00000000">
        <w:rPr>
          <w:highlight w:val="white"/>
          <w:rtl w:val="0"/>
        </w:rPr>
        <w:t xml:space="preserve">number of customers per sex worker per day,</w:t>
      </w:r>
      <w:r w:rsidDel="00000000" w:rsidR="00000000" w:rsidRPr="00000000">
        <w:rPr>
          <w:rtl w:val="0"/>
        </w:rPr>
        <w:t xml:space="preserve"> </w:t>
      </w:r>
      <w:r w:rsidDel="00000000" w:rsidR="00000000" w:rsidRPr="00000000">
        <w:rPr>
          <w:highlight w:val="white"/>
          <w:rtl w:val="0"/>
        </w:rPr>
        <w:t xml:space="preserve">number of sex workers crossed on the way to brothel in the RL per visit, number of brothel workers met inside brothels on an average red-light visit by a customer per visit, total interaction with sex workers and staff by a customer per visit and sex worker interaction with other sex workers per day, primary data collection techniques were used as an additional measure to validate the data estimates suggested in preexisting literature </w:t>
      </w:r>
      <w:hyperlink r:id="rId245">
        <w:r w:rsidDel="00000000" w:rsidR="00000000" w:rsidRPr="00000000">
          <w:rPr>
            <w:b w:val="0"/>
            <w:color w:val="000000"/>
            <w:highlight w:val="white"/>
            <w:u w:val="none"/>
            <w:rtl w:val="0"/>
          </w:rPr>
          <w:t xml:space="preserve">[20–24]</w:t>
        </w:r>
      </w:hyperlink>
      <w:r w:rsidDel="00000000" w:rsidR="00000000" w:rsidRPr="00000000">
        <w:rPr>
          <w:highlight w:val="white"/>
          <w:rtl w:val="0"/>
        </w:rPr>
        <w:t xml:space="preserve">.</w:t>
      </w:r>
    </w:p>
    <w:p w:rsidR="00000000" w:rsidDel="00000000" w:rsidP="00000000" w:rsidRDefault="00000000" w:rsidRPr="00000000" w14:paraId="00000124">
      <w:pPr>
        <w:ind w:firstLine="540"/>
        <w:rPr>
          <w:highlight w:val="white"/>
        </w:rPr>
      </w:pPr>
      <w:r w:rsidDel="00000000" w:rsidR="00000000" w:rsidRPr="00000000">
        <w:rPr>
          <w:highlight w:val="white"/>
          <w:rtl w:val="0"/>
        </w:rPr>
        <w:t xml:space="preserve">The respondents were identified and selected based on their work experience in RLAs and continued access/exposure to the primary sampling units that comprised of active/former sex workers, brothel keepers, pimps and communities inhabiting in and around RLAs. The work experience/access/exposure to RLAs for the respondents ranged from minimum 1 year to up to 15 years. The respondents were identified based on their close engagement with RLA residents, police, the city’s municipal corporation, NGOs specifically working in the particular RLA, NGOs addressing broad issues relating to RLA, counsellors, health service providers, workers association active in RLA, local business, and shop owners.</w:t>
      </w:r>
    </w:p>
    <w:p w:rsidR="00000000" w:rsidDel="00000000" w:rsidP="00000000" w:rsidRDefault="00000000" w:rsidRPr="00000000" w14:paraId="00000125">
      <w:pPr>
        <w:ind w:firstLine="540"/>
        <w:rPr>
          <w:highlight w:val="white"/>
        </w:rPr>
      </w:pPr>
      <w:r w:rsidDel="00000000" w:rsidR="00000000" w:rsidRPr="00000000">
        <w:rPr>
          <w:highlight w:val="white"/>
          <w:rtl w:val="0"/>
        </w:rPr>
        <w:t xml:space="preserve">Cumulatively, for 5 RLAs, 147 sex workers, 87 Pimps/Brothel Managers, 143 customers, 33 social workers/researchers, 103 community members, and 39 local business owners i.e. 552 individuals were approached. Among these, 180 completed follow-up in-depth face to face interviews at 5 RLAs conducted in local languages resulting in a 32.6% overall response rate. The primary sample units includes 48 sex workers, 31 Pimps/Brothel Managers, 43 customers, 14 social workers/researchers, 24 community members, 20 local business owners. The trained field data collectors conducted confidential in-depth interviews with the sex workers after obtaining consent to share information. To get an estimation of the population working in RLAs, non-sex-workers in RLAs were oriented to work as survey enumerators. The survey included demographic details, indicators of mobility, socio-economic vulnerability, engagement with customers, and routine activity patterns. The respondent’s identities are kept confidential for safety reasons.</w:t>
      </w:r>
    </w:p>
    <w:p w:rsidR="00000000" w:rsidDel="00000000" w:rsidP="00000000" w:rsidRDefault="00000000" w:rsidRPr="00000000" w14:paraId="00000126">
      <w:pPr>
        <w:ind w:firstLine="540"/>
        <w:rPr>
          <w:b w:val="1"/>
        </w:rPr>
      </w:pPr>
      <w:r w:rsidDel="00000000" w:rsidR="00000000" w:rsidRPr="00000000">
        <w:rPr>
          <w:highlight w:val="white"/>
          <w:rtl w:val="0"/>
        </w:rPr>
        <w:t xml:space="preserve">For all-India data, the number of sex workers, brothels, and customer visits was evaluated from secondary sources </w:t>
      </w:r>
      <w:hyperlink r:id="rId246">
        <w:r w:rsidDel="00000000" w:rsidR="00000000" w:rsidRPr="00000000">
          <w:rPr>
            <w:b w:val="0"/>
            <w:color w:val="000000"/>
            <w:highlight w:val="white"/>
            <w:u w:val="none"/>
            <w:rtl w:val="0"/>
          </w:rPr>
          <w:t xml:space="preserve">[25,26]</w:t>
        </w:r>
      </w:hyperlink>
      <w:r w:rsidDel="00000000" w:rsidR="00000000" w:rsidRPr="00000000">
        <w:rPr>
          <w:highlight w:val="white"/>
          <w:rtl w:val="0"/>
        </w:rPr>
        <w:t xml:space="preserve">]</w:t>
      </w:r>
      <w:r w:rsidDel="00000000" w:rsidR="00000000" w:rsidRPr="00000000">
        <w:rPr>
          <w:highlight w:val="white"/>
          <w:rtl w:val="0"/>
        </w:rPr>
        <w:t xml:space="preserve">. Exhaustive face validation with subject experts was conducted for the dynamic data sets pertaining to the movement of sex / non-sex workers, customers, and their interaction within the brothels due to the high volatility of movement patterns of primary respondents at any given time-space in RLAs. Where more general secondary sources exhibited discrepancies with the specific RLA surveys, the more specific estimates from the five RLA surveys were used to compose final data at the national level. </w:t>
      </w:r>
      <w:r w:rsidDel="00000000" w:rsidR="00000000" w:rsidRPr="00000000">
        <w:rPr>
          <w:rtl w:val="0"/>
        </w:rPr>
      </w:r>
    </w:p>
    <w:p w:rsidR="00000000" w:rsidDel="00000000" w:rsidP="00000000" w:rsidRDefault="00000000" w:rsidRPr="00000000" w14:paraId="00000127">
      <w:pPr>
        <w:spacing w:after="120" w:before="240" w:lineRule="auto"/>
        <w:rPr>
          <w:b w:val="1"/>
        </w:rPr>
      </w:pPr>
      <w:r w:rsidDel="00000000" w:rsidR="00000000" w:rsidRPr="00000000">
        <w:rPr>
          <w:rtl w:val="0"/>
        </w:rPr>
      </w:r>
    </w:p>
    <w:p w:rsidR="00000000" w:rsidDel="00000000" w:rsidP="00000000" w:rsidRDefault="00000000" w:rsidRPr="00000000" w14:paraId="00000128">
      <w:pPr>
        <w:spacing w:after="120" w:before="240" w:lineRule="auto"/>
        <w:rPr>
          <w:b w:val="1"/>
        </w:rPr>
      </w:pPr>
      <w:r w:rsidDel="00000000" w:rsidR="00000000" w:rsidRPr="00000000">
        <w:rPr>
          <w:b w:val="1"/>
          <w:rtl w:val="0"/>
        </w:rPr>
        <w:t xml:space="preserve">Results</w:t>
      </w:r>
    </w:p>
    <w:p w:rsidR="00000000" w:rsidDel="00000000" w:rsidP="00000000" w:rsidRDefault="00000000" w:rsidRPr="00000000" w14:paraId="00000129">
      <w:pPr>
        <w:spacing w:after="120" w:before="240" w:lineRule="auto"/>
        <w:rPr/>
      </w:pPr>
      <w:r w:rsidDel="00000000" w:rsidR="00000000" w:rsidRPr="00000000">
        <w:rPr>
          <w:rtl w:val="0"/>
        </w:rPr>
        <w:t xml:space="preserve">Data collected on the red-light area (</w:t>
      </w:r>
      <w:r w:rsidDel="00000000" w:rsidR="00000000" w:rsidRPr="00000000">
        <w:rPr>
          <w:b w:val="1"/>
          <w:rtl w:val="0"/>
        </w:rPr>
        <w:t xml:space="preserve">Table 3</w:t>
      </w:r>
      <w:r w:rsidDel="00000000" w:rsidR="00000000" w:rsidRPr="00000000">
        <w:rPr>
          <w:rtl w:val="0"/>
        </w:rPr>
        <w:t xml:space="preserve">) facilitated model parameterization. Closure of the red-light areas subsequent to lockdown significantly delayed spread of COVID-19 in all cities and in the country of India, including infections, hospitalizations, ICU admissions, and deaths (</w:t>
      </w:r>
      <w:r w:rsidDel="00000000" w:rsidR="00000000" w:rsidRPr="00000000">
        <w:rPr>
          <w:b w:val="1"/>
          <w:rtl w:val="0"/>
        </w:rPr>
        <w:t xml:space="preserve">Figs. 2–7; Table 4</w:t>
      </w:r>
      <w:r w:rsidDel="00000000" w:rsidR="00000000" w:rsidRPr="00000000">
        <w:rPr>
          <w:rtl w:val="0"/>
        </w:rPr>
        <w:t xml:space="preserve">). The delay in spread was accompanied by flattening of the curve; peak infection numbers decline in each locale as well. Cases, hospitalizations, ICUs required, and deaths all decreased as a function of continued closure of the red-light area (</w:t>
      </w:r>
      <w:r w:rsidDel="00000000" w:rsidR="00000000" w:rsidRPr="00000000">
        <w:rPr>
          <w:b w:val="1"/>
          <w:rtl w:val="0"/>
        </w:rPr>
        <w:t xml:space="preserve">Tables 5–8</w:t>
      </w:r>
      <w:r w:rsidDel="00000000" w:rsidR="00000000" w:rsidRPr="00000000">
        <w:rPr>
          <w:rtl w:val="0"/>
        </w:rPr>
        <w:t xml:space="preserve">). The magnitude of these effects varied with greater infectiousness (increasing </w:t>
      </w:r>
      <w:r w:rsidDel="00000000" w:rsidR="00000000" w:rsidRPr="00000000">
        <w:rPr>
          <w:i w:val="1"/>
          <w:rtl w:val="0"/>
        </w:rPr>
        <w:t xml:space="preserve">R</w:t>
      </w:r>
      <w:r w:rsidDel="00000000" w:rsidR="00000000" w:rsidRPr="00000000">
        <w:rPr>
          <w:vertAlign w:val="subscript"/>
          <w:rtl w:val="0"/>
        </w:rPr>
        <w:t xml:space="preserve">0</w:t>
      </w:r>
      <w:r w:rsidDel="00000000" w:rsidR="00000000" w:rsidRPr="00000000">
        <w:rPr>
          <w:rtl w:val="0"/>
        </w:rPr>
        <w:t xml:space="preserve">; </w:t>
      </w:r>
      <w:r w:rsidDel="00000000" w:rsidR="00000000" w:rsidRPr="00000000">
        <w:rPr>
          <w:b w:val="1"/>
          <w:rtl w:val="0"/>
        </w:rPr>
        <w:t xml:space="preserve">Tables 4–8</w:t>
      </w:r>
      <w:r w:rsidDel="00000000" w:rsidR="00000000" w:rsidRPr="00000000">
        <w:rPr>
          <w:rtl w:val="0"/>
        </w:rPr>
        <w:t xml:space="preserve">) and increased with a greater resident population of the red-light area relative the general population of the city and with a greater contact rate between the general population of the city and residents of the red-light area (</w:t>
      </w:r>
      <w:r w:rsidDel="00000000" w:rsidR="00000000" w:rsidRPr="00000000">
        <w:rPr>
          <w:b w:val="1"/>
          <w:rtl w:val="0"/>
        </w:rPr>
        <w:t xml:space="preserve">Table 3</w:t>
      </w:r>
      <w:r w:rsidDel="00000000" w:rsidR="00000000" w:rsidRPr="00000000">
        <w:rPr>
          <w:rtl w:val="0"/>
        </w:rPr>
        <w:t xml:space="preserve">; </w:t>
      </w:r>
      <w:r w:rsidDel="00000000" w:rsidR="00000000" w:rsidRPr="00000000">
        <w:rPr>
          <w:b w:val="1"/>
          <w:rtl w:val="0"/>
        </w:rPr>
        <w:t xml:space="preserve">Tables 4–8</w:t>
      </w:r>
      <w:r w:rsidDel="00000000" w:rsidR="00000000" w:rsidRPr="00000000">
        <w:rPr>
          <w:rtl w:val="0"/>
        </w:rPr>
        <w:t xml:space="preserve">). The least delay in the peak of cases that was induced by continued closure of the red-light area in Mumbai with an </w:t>
      </w:r>
      <w:r w:rsidDel="00000000" w:rsidR="00000000" w:rsidRPr="00000000">
        <w:rPr>
          <w:i w:val="1"/>
          <w:rtl w:val="0"/>
        </w:rPr>
        <w:t xml:space="preserve">R</w:t>
      </w:r>
      <w:r w:rsidDel="00000000" w:rsidR="00000000" w:rsidRPr="00000000">
        <w:rPr>
          <w:vertAlign w:val="subscript"/>
          <w:rtl w:val="0"/>
        </w:rPr>
        <w:t xml:space="preserve">0</w:t>
      </w:r>
      <w:r w:rsidDel="00000000" w:rsidR="00000000" w:rsidRPr="00000000">
        <w:rPr>
          <w:rtl w:val="0"/>
        </w:rPr>
        <w:t xml:space="preserve"> of 2.5 (a 40-day delay to a 47-day delay; </w:t>
      </w:r>
      <w:r w:rsidDel="00000000" w:rsidR="00000000" w:rsidRPr="00000000">
        <w:rPr>
          <w:b w:val="1"/>
          <w:rtl w:val="0"/>
        </w:rPr>
        <w:t xml:space="preserve">Table 4</w:t>
      </w:r>
      <w:r w:rsidDel="00000000" w:rsidR="00000000" w:rsidRPr="00000000">
        <w:rPr>
          <w:rtl w:val="0"/>
        </w:rPr>
        <w:t xml:space="preserve">, c.f. </w:t>
      </w:r>
      <w:r w:rsidDel="00000000" w:rsidR="00000000" w:rsidRPr="00000000">
        <w:rPr>
          <w:b w:val="1"/>
          <w:rtl w:val="0"/>
        </w:rPr>
        <w:t xml:space="preserve">Fig. 2</w:t>
      </w:r>
      <w:r w:rsidDel="00000000" w:rsidR="00000000" w:rsidRPr="00000000">
        <w:rPr>
          <w:rtl w:val="0"/>
        </w:rPr>
        <w:t xml:space="preserve"> for an </w:t>
      </w:r>
      <w:r w:rsidDel="00000000" w:rsidR="00000000" w:rsidRPr="00000000">
        <w:rPr>
          <w:i w:val="1"/>
          <w:rtl w:val="0"/>
        </w:rPr>
        <w:t xml:space="preserve">R</w:t>
      </w:r>
      <w:r w:rsidDel="00000000" w:rsidR="00000000" w:rsidRPr="00000000">
        <w:rPr>
          <w:vertAlign w:val="subscript"/>
          <w:rtl w:val="0"/>
        </w:rPr>
        <w:t xml:space="preserve">0</w:t>
      </w:r>
      <w:r w:rsidDel="00000000" w:rsidR="00000000" w:rsidRPr="00000000">
        <w:rPr>
          <w:rtl w:val="0"/>
        </w:rPr>
        <w:t xml:space="preserve"> of 2.0). The largest delay in the peak of cases that was induced by continued closure of the red-light area in Kolkata with an </w:t>
      </w:r>
      <w:r w:rsidDel="00000000" w:rsidR="00000000" w:rsidRPr="00000000">
        <w:rPr>
          <w:i w:val="1"/>
          <w:rtl w:val="0"/>
        </w:rPr>
        <w:t xml:space="preserve">R</w:t>
      </w:r>
      <w:r w:rsidDel="00000000" w:rsidR="00000000" w:rsidRPr="00000000">
        <w:rPr>
          <w:vertAlign w:val="subscript"/>
          <w:rtl w:val="0"/>
        </w:rPr>
        <w:t xml:space="preserve">0</w:t>
      </w:r>
      <w:r w:rsidDel="00000000" w:rsidR="00000000" w:rsidRPr="00000000">
        <w:rPr>
          <w:rtl w:val="0"/>
        </w:rPr>
        <w:t xml:space="preserve"> of 1.75, leading to a delay of the peak that was more than double that produced by lockdown alone (a 41-day delay to an 85-day delay; </w:t>
      </w:r>
      <w:r w:rsidDel="00000000" w:rsidR="00000000" w:rsidRPr="00000000">
        <w:rPr>
          <w:b w:val="1"/>
          <w:rtl w:val="0"/>
        </w:rPr>
        <w:t xml:space="preserve">Fig. 4</w:t>
      </w:r>
      <w:r w:rsidDel="00000000" w:rsidR="00000000" w:rsidRPr="00000000">
        <w:rPr>
          <w:rtl w:val="0"/>
        </w:rPr>
        <w:t xml:space="preserve">, </w:t>
      </w:r>
      <w:r w:rsidDel="00000000" w:rsidR="00000000" w:rsidRPr="00000000">
        <w:rPr>
          <w:b w:val="1"/>
          <w:rtl w:val="0"/>
        </w:rPr>
        <w:t xml:space="preserve">Table 4</w:t>
      </w:r>
      <w:r w:rsidDel="00000000" w:rsidR="00000000" w:rsidRPr="00000000">
        <w:rPr>
          <w:rtl w:val="0"/>
        </w:rPr>
        <w:t xml:space="preserve">). Mumbai and Kolkata (and the two extremes of </w:t>
      </w:r>
      <w:r w:rsidDel="00000000" w:rsidR="00000000" w:rsidRPr="00000000">
        <w:rPr>
          <w:i w:val="1"/>
          <w:rtl w:val="0"/>
        </w:rPr>
        <w:t xml:space="preserve">R</w:t>
      </w:r>
      <w:r w:rsidDel="00000000" w:rsidR="00000000" w:rsidRPr="00000000">
        <w:rPr>
          <w:vertAlign w:val="subscript"/>
          <w:rtl w:val="0"/>
        </w:rPr>
        <w:t xml:space="preserve">0</w:t>
      </w:r>
      <w:r w:rsidDel="00000000" w:rsidR="00000000" w:rsidRPr="00000000">
        <w:rPr>
          <w:rtl w:val="0"/>
        </w:rPr>
        <w:t xml:space="preserve"> considered) tended to produce the most extreme results across cities (</w:t>
      </w:r>
      <w:r w:rsidDel="00000000" w:rsidR="00000000" w:rsidRPr="00000000">
        <w:rPr>
          <w:b w:val="1"/>
          <w:rtl w:val="0"/>
        </w:rPr>
        <w:t xml:space="preserve">Tables 5–8</w:t>
      </w:r>
      <w:r w:rsidDel="00000000" w:rsidR="00000000" w:rsidRPr="00000000">
        <w:rPr>
          <w:rtl w:val="0"/>
        </w:rPr>
        <w:t xml:space="preserve">)—a difference that can be attributed to the resident populations of the red-light areas relative the general population of the city and to the contact rates between the general population of the city and residents of the red-light area (</w:t>
      </w:r>
      <w:r w:rsidDel="00000000" w:rsidR="00000000" w:rsidRPr="00000000">
        <w:rPr>
          <w:b w:val="1"/>
          <w:rtl w:val="0"/>
        </w:rPr>
        <w:t xml:space="preserve">Table 3</w:t>
      </w:r>
      <w:r w:rsidDel="00000000" w:rsidR="00000000" w:rsidRPr="00000000">
        <w:rPr>
          <w:rtl w:val="0"/>
        </w:rPr>
        <w:t xml:space="preserve">).</w:t>
      </w:r>
    </w:p>
    <w:p w:rsidR="00000000" w:rsidDel="00000000" w:rsidP="00000000" w:rsidRDefault="00000000" w:rsidRPr="00000000" w14:paraId="0000012A">
      <w:pPr>
        <w:spacing w:after="120" w:before="240" w:lineRule="auto"/>
        <w:rPr/>
      </w:pPr>
      <w:r w:rsidDel="00000000" w:rsidR="00000000" w:rsidRPr="00000000">
        <w:rPr>
          <w:rtl w:val="0"/>
        </w:rPr>
      </w:r>
    </w:p>
    <w:tbl>
      <w:tblPr>
        <w:tblStyle w:val="Table5"/>
        <w:tblW w:w="937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485"/>
        <w:gridCol w:w="1260"/>
        <w:gridCol w:w="1260"/>
        <w:gridCol w:w="1200"/>
        <w:gridCol w:w="1350"/>
        <w:gridCol w:w="1170"/>
        <w:gridCol w:w="1650"/>
        <w:tblGridChange w:id="0">
          <w:tblGrid>
            <w:gridCol w:w="1485"/>
            <w:gridCol w:w="1260"/>
            <w:gridCol w:w="1260"/>
            <w:gridCol w:w="1200"/>
            <w:gridCol w:w="1350"/>
            <w:gridCol w:w="1170"/>
            <w:gridCol w:w="1650"/>
          </w:tblGrid>
        </w:tblGridChange>
      </w:tblGrid>
      <w:tr>
        <w:trPr>
          <w:trHeight w:val="740" w:hRule="atLeast"/>
        </w:trPr>
        <w:tc>
          <w:tcPr>
            <w:gridSpan w:val="7"/>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120" w:before="120" w:line="240" w:lineRule="auto"/>
              <w:rPr>
                <w:color w:val="ffffff"/>
              </w:rPr>
            </w:pPr>
            <w:r w:rsidDel="00000000" w:rsidR="00000000" w:rsidRPr="00000000">
              <w:rPr>
                <w:b w:val="1"/>
                <w:rtl w:val="0"/>
              </w:rPr>
              <w:t xml:space="preserve">Table 3</w:t>
            </w:r>
            <w:r w:rsidDel="00000000" w:rsidR="00000000" w:rsidRPr="00000000">
              <w:rPr>
                <w:rtl w:val="0"/>
              </w:rPr>
              <w:t xml:space="preserve">. Demography and red-light area data.</w:t>
            </w:r>
            <w:r w:rsidDel="00000000" w:rsidR="00000000" w:rsidRPr="00000000">
              <w:rPr>
                <w:rtl w:val="0"/>
              </w:rPr>
            </w:r>
          </w:p>
        </w:tc>
      </w:tr>
      <w:tr>
        <w:trPr>
          <w:trHeight w:val="740" w:hRule="atLeast"/>
        </w:trPr>
        <w:tc>
          <w:tcPr>
            <w:tcBorders>
              <w:top w:color="000000" w:space="0" w:sz="8" w:val="single"/>
              <w:left w:color="000000" w:space="0" w:sz="0" w:val="nil"/>
              <w:bottom w:color="000000" w:space="0" w:sz="8" w:val="single"/>
              <w:right w:color="000000" w:space="0" w:sz="0" w:val="nil"/>
            </w:tcBorders>
            <w:shd w:fill="e69138" w:val="clear"/>
            <w:tcMar>
              <w:top w:w="100.0" w:type="dxa"/>
              <w:left w:w="100.0" w:type="dxa"/>
              <w:bottom w:w="100.0" w:type="dxa"/>
              <w:right w:w="100.0" w:type="dxa"/>
            </w:tcMar>
            <w:vAlign w:val="top"/>
          </w:tcPr>
          <w:p w:rsidR="00000000" w:rsidDel="00000000" w:rsidP="00000000" w:rsidRDefault="00000000" w:rsidRPr="00000000" w14:paraId="00000132">
            <w:pPr>
              <w:spacing w:after="120" w:before="240" w:line="240" w:lineRule="auto"/>
              <w:rPr>
                <w:color w:val="ffffff"/>
              </w:rPr>
            </w:pPr>
            <w:r w:rsidDel="00000000" w:rsidR="00000000" w:rsidRPr="00000000">
              <w:rPr>
                <w:color w:val="ffffff"/>
                <w:rtl w:val="0"/>
              </w:rPr>
              <w:t xml:space="preserve">Location</w:t>
            </w:r>
          </w:p>
        </w:tc>
        <w:tc>
          <w:tcPr>
            <w:tcBorders>
              <w:top w:color="000000" w:space="0" w:sz="8" w:val="single"/>
              <w:left w:color="000000" w:space="0" w:sz="0" w:val="nil"/>
              <w:bottom w:color="000000" w:space="0" w:sz="8" w:val="single"/>
              <w:right w:color="000000" w:space="0" w:sz="0" w:val="nil"/>
            </w:tcBorders>
            <w:shd w:fill="e69138" w:val="clear"/>
            <w:tcMar>
              <w:top w:w="100.0" w:type="dxa"/>
              <w:left w:w="100.0" w:type="dxa"/>
              <w:bottom w:w="100.0" w:type="dxa"/>
              <w:right w:w="100.0" w:type="dxa"/>
            </w:tcMar>
            <w:vAlign w:val="top"/>
          </w:tcPr>
          <w:p w:rsidR="00000000" w:rsidDel="00000000" w:rsidP="00000000" w:rsidRDefault="00000000" w:rsidRPr="00000000" w14:paraId="00000133">
            <w:pPr>
              <w:spacing w:after="120" w:before="240" w:line="240" w:lineRule="auto"/>
              <w:rPr>
                <w:color w:val="ffffff"/>
              </w:rPr>
            </w:pPr>
            <w:r w:rsidDel="00000000" w:rsidR="00000000" w:rsidRPr="00000000">
              <w:rPr>
                <w:color w:val="ffffff"/>
                <w:rtl w:val="0"/>
              </w:rPr>
              <w:t xml:space="preserve">Mumbai</w:t>
            </w:r>
          </w:p>
        </w:tc>
        <w:tc>
          <w:tcPr>
            <w:tcBorders>
              <w:top w:color="000000" w:space="0" w:sz="8" w:val="single"/>
              <w:left w:color="000000" w:space="0" w:sz="0" w:val="nil"/>
              <w:bottom w:color="000000" w:space="0" w:sz="8" w:val="single"/>
              <w:right w:color="000000" w:space="0" w:sz="0" w:val="nil"/>
            </w:tcBorders>
            <w:shd w:fill="e69138" w:val="clear"/>
            <w:tcMar>
              <w:top w:w="100.0" w:type="dxa"/>
              <w:left w:w="100.0" w:type="dxa"/>
              <w:bottom w:w="100.0" w:type="dxa"/>
              <w:right w:w="100.0" w:type="dxa"/>
            </w:tcMar>
            <w:vAlign w:val="top"/>
          </w:tcPr>
          <w:p w:rsidR="00000000" w:rsidDel="00000000" w:rsidP="00000000" w:rsidRDefault="00000000" w:rsidRPr="00000000" w14:paraId="00000134">
            <w:pPr>
              <w:spacing w:after="120" w:before="240" w:line="240" w:lineRule="auto"/>
              <w:rPr>
                <w:color w:val="ffffff"/>
              </w:rPr>
            </w:pPr>
            <w:r w:rsidDel="00000000" w:rsidR="00000000" w:rsidRPr="00000000">
              <w:rPr>
                <w:color w:val="ffffff"/>
                <w:rtl w:val="0"/>
              </w:rPr>
              <w:t xml:space="preserve">Nagpur</w:t>
            </w:r>
          </w:p>
        </w:tc>
        <w:tc>
          <w:tcPr>
            <w:tcBorders>
              <w:top w:color="000000" w:space="0" w:sz="8" w:val="single"/>
              <w:left w:color="000000" w:space="0" w:sz="0" w:val="nil"/>
              <w:bottom w:color="000000" w:space="0" w:sz="8" w:val="single"/>
              <w:right w:color="000000" w:space="0" w:sz="0" w:val="nil"/>
            </w:tcBorders>
            <w:shd w:fill="e69138" w:val="clear"/>
            <w:tcMar>
              <w:top w:w="100.0" w:type="dxa"/>
              <w:left w:w="100.0" w:type="dxa"/>
              <w:bottom w:w="100.0" w:type="dxa"/>
              <w:right w:w="100.0" w:type="dxa"/>
            </w:tcMar>
            <w:vAlign w:val="top"/>
          </w:tcPr>
          <w:p w:rsidR="00000000" w:rsidDel="00000000" w:rsidP="00000000" w:rsidRDefault="00000000" w:rsidRPr="00000000" w14:paraId="00000135">
            <w:pPr>
              <w:spacing w:after="120" w:before="240" w:line="240" w:lineRule="auto"/>
              <w:rPr>
                <w:color w:val="ffffff"/>
              </w:rPr>
            </w:pPr>
            <w:r w:rsidDel="00000000" w:rsidR="00000000" w:rsidRPr="00000000">
              <w:rPr>
                <w:color w:val="ffffff"/>
                <w:rtl w:val="0"/>
              </w:rPr>
              <w:t xml:space="preserve">Delhi</w:t>
            </w:r>
          </w:p>
        </w:tc>
        <w:tc>
          <w:tcPr>
            <w:tcBorders>
              <w:top w:color="000000" w:space="0" w:sz="8" w:val="single"/>
              <w:left w:color="000000" w:space="0" w:sz="0" w:val="nil"/>
              <w:bottom w:color="000000" w:space="0" w:sz="8" w:val="single"/>
              <w:right w:color="000000" w:space="0" w:sz="0" w:val="nil"/>
            </w:tcBorders>
            <w:shd w:fill="e69138" w:val="clear"/>
            <w:tcMar>
              <w:top w:w="100.0" w:type="dxa"/>
              <w:left w:w="100.0" w:type="dxa"/>
              <w:bottom w:w="100.0" w:type="dxa"/>
              <w:right w:w="100.0" w:type="dxa"/>
            </w:tcMar>
            <w:vAlign w:val="top"/>
          </w:tcPr>
          <w:p w:rsidR="00000000" w:rsidDel="00000000" w:rsidP="00000000" w:rsidRDefault="00000000" w:rsidRPr="00000000" w14:paraId="00000136">
            <w:pPr>
              <w:spacing w:after="120" w:before="240" w:line="240" w:lineRule="auto"/>
              <w:rPr>
                <w:color w:val="ffffff"/>
              </w:rPr>
            </w:pPr>
            <w:r w:rsidDel="00000000" w:rsidR="00000000" w:rsidRPr="00000000">
              <w:rPr>
                <w:color w:val="ffffff"/>
                <w:rtl w:val="0"/>
              </w:rPr>
              <w:t xml:space="preserve">Kolkata</w:t>
            </w:r>
          </w:p>
        </w:tc>
        <w:tc>
          <w:tcPr>
            <w:tcBorders>
              <w:top w:color="000000" w:space="0" w:sz="8" w:val="single"/>
              <w:left w:color="000000" w:space="0" w:sz="0" w:val="nil"/>
              <w:bottom w:color="000000" w:space="0" w:sz="8" w:val="single"/>
              <w:right w:color="000000" w:space="0" w:sz="0" w:val="nil"/>
            </w:tcBorders>
            <w:shd w:fill="e69138" w:val="clear"/>
            <w:tcMar>
              <w:top w:w="100.0" w:type="dxa"/>
              <w:left w:w="100.0" w:type="dxa"/>
              <w:bottom w:w="100.0" w:type="dxa"/>
              <w:right w:w="100.0" w:type="dxa"/>
            </w:tcMar>
            <w:vAlign w:val="top"/>
          </w:tcPr>
          <w:p w:rsidR="00000000" w:rsidDel="00000000" w:rsidP="00000000" w:rsidRDefault="00000000" w:rsidRPr="00000000" w14:paraId="00000137">
            <w:pPr>
              <w:spacing w:after="120" w:before="240" w:line="240" w:lineRule="auto"/>
              <w:rPr>
                <w:color w:val="ffffff"/>
              </w:rPr>
            </w:pPr>
            <w:r w:rsidDel="00000000" w:rsidR="00000000" w:rsidRPr="00000000">
              <w:rPr>
                <w:color w:val="ffffff"/>
                <w:rtl w:val="0"/>
              </w:rPr>
              <w:t xml:space="preserve">Pune</w:t>
            </w:r>
          </w:p>
        </w:tc>
        <w:tc>
          <w:tcPr>
            <w:tcBorders>
              <w:top w:color="000000" w:space="0" w:sz="8" w:val="single"/>
              <w:left w:color="000000" w:space="0" w:sz="0" w:val="nil"/>
              <w:bottom w:color="000000" w:space="0" w:sz="8" w:val="single"/>
              <w:right w:color="000000" w:space="0" w:sz="0" w:val="nil"/>
            </w:tcBorders>
            <w:shd w:fill="e69138" w:val="clear"/>
            <w:tcMar>
              <w:top w:w="100.0" w:type="dxa"/>
              <w:left w:w="100.0" w:type="dxa"/>
              <w:bottom w:w="100.0" w:type="dxa"/>
              <w:right w:w="100.0" w:type="dxa"/>
            </w:tcMar>
            <w:vAlign w:val="top"/>
          </w:tcPr>
          <w:p w:rsidR="00000000" w:rsidDel="00000000" w:rsidP="00000000" w:rsidRDefault="00000000" w:rsidRPr="00000000" w14:paraId="00000138">
            <w:pPr>
              <w:spacing w:after="120" w:before="240" w:line="240" w:lineRule="auto"/>
              <w:rPr>
                <w:color w:val="ffffff"/>
              </w:rPr>
            </w:pPr>
            <w:r w:rsidDel="00000000" w:rsidR="00000000" w:rsidRPr="00000000">
              <w:rPr>
                <w:color w:val="ffffff"/>
                <w:rtl w:val="0"/>
              </w:rPr>
              <w:t xml:space="preserve">India</w:t>
            </w:r>
          </w:p>
        </w:tc>
      </w:tr>
      <w:tr>
        <w:trPr>
          <w:trHeight w:val="890" w:hRule="atLeast"/>
        </w:trPr>
        <w:tc>
          <w:tcPr>
            <w:tcBorders>
              <w:top w:color="000000" w:space="0" w:sz="8" w:val="single"/>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39">
            <w:pPr>
              <w:spacing w:after="120" w:before="240" w:line="240" w:lineRule="auto"/>
              <w:rPr>
                <w:sz w:val="20"/>
                <w:szCs w:val="20"/>
              </w:rPr>
            </w:pPr>
            <w:r w:rsidDel="00000000" w:rsidR="00000000" w:rsidRPr="00000000">
              <w:rPr>
                <w:sz w:val="20"/>
                <w:szCs w:val="20"/>
                <w:rtl w:val="0"/>
              </w:rPr>
              <w:t xml:space="preserve">General population</w:t>
            </w:r>
          </w:p>
        </w:tc>
        <w:tc>
          <w:tcPr>
            <w:tcBorders>
              <w:top w:color="000000" w:space="0" w:sz="8" w:val="single"/>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3A">
            <w:pPr>
              <w:spacing w:after="120" w:before="240" w:line="240" w:lineRule="auto"/>
              <w:rPr>
                <w:sz w:val="20"/>
                <w:szCs w:val="20"/>
              </w:rPr>
            </w:pPr>
            <w:r w:rsidDel="00000000" w:rsidR="00000000" w:rsidRPr="00000000">
              <w:rPr>
                <w:sz w:val="20"/>
                <w:szCs w:val="20"/>
                <w:rtl w:val="0"/>
              </w:rPr>
              <w:t xml:space="preserve">20,411,00</w:t>
            </w:r>
          </w:p>
        </w:tc>
        <w:tc>
          <w:tcPr>
            <w:tcBorders>
              <w:top w:color="000000" w:space="0" w:sz="8" w:val="single"/>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3B">
            <w:pPr>
              <w:spacing w:after="120" w:before="240" w:line="240" w:lineRule="auto"/>
              <w:rPr>
                <w:sz w:val="20"/>
                <w:szCs w:val="20"/>
              </w:rPr>
            </w:pPr>
            <w:r w:rsidDel="00000000" w:rsidR="00000000" w:rsidRPr="00000000">
              <w:rPr>
                <w:sz w:val="20"/>
                <w:szCs w:val="20"/>
                <w:rtl w:val="0"/>
              </w:rPr>
              <w:t xml:space="preserve">2,893,000</w:t>
            </w:r>
          </w:p>
        </w:tc>
        <w:tc>
          <w:tcPr>
            <w:tcBorders>
              <w:top w:color="000000" w:space="0" w:sz="8" w:val="single"/>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3C">
            <w:pPr>
              <w:spacing w:after="120" w:before="240" w:line="240" w:lineRule="auto"/>
              <w:rPr>
                <w:sz w:val="20"/>
                <w:szCs w:val="20"/>
              </w:rPr>
            </w:pPr>
            <w:r w:rsidDel="00000000" w:rsidR="00000000" w:rsidRPr="00000000">
              <w:rPr>
                <w:sz w:val="20"/>
                <w:szCs w:val="20"/>
                <w:rtl w:val="0"/>
              </w:rPr>
              <w:t xml:space="preserve">19,500,00</w:t>
            </w:r>
          </w:p>
        </w:tc>
        <w:tc>
          <w:tcPr>
            <w:tcBorders>
              <w:top w:color="000000" w:space="0" w:sz="8" w:val="single"/>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3D">
            <w:pPr>
              <w:spacing w:after="120" w:before="240" w:line="240" w:lineRule="auto"/>
              <w:rPr>
                <w:sz w:val="20"/>
                <w:szCs w:val="20"/>
              </w:rPr>
            </w:pPr>
            <w:r w:rsidDel="00000000" w:rsidR="00000000" w:rsidRPr="00000000">
              <w:rPr>
                <w:sz w:val="20"/>
                <w:szCs w:val="20"/>
                <w:rtl w:val="0"/>
              </w:rPr>
              <w:t xml:space="preserve">14,850,000</w:t>
            </w:r>
          </w:p>
        </w:tc>
        <w:tc>
          <w:tcPr>
            <w:tcBorders>
              <w:top w:color="000000" w:space="0" w:sz="8" w:val="single"/>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3E">
            <w:pPr>
              <w:spacing w:after="120" w:before="240" w:line="240" w:lineRule="auto"/>
              <w:rPr>
                <w:sz w:val="20"/>
                <w:szCs w:val="20"/>
              </w:rPr>
            </w:pPr>
            <w:r w:rsidDel="00000000" w:rsidR="00000000" w:rsidRPr="00000000">
              <w:rPr>
                <w:sz w:val="20"/>
                <w:szCs w:val="20"/>
                <w:rtl w:val="0"/>
              </w:rPr>
              <w:t xml:space="preserve">6,629,000</w:t>
            </w:r>
          </w:p>
        </w:tc>
        <w:tc>
          <w:tcPr>
            <w:tcBorders>
              <w:top w:color="000000" w:space="0" w:sz="8" w:val="single"/>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3F">
            <w:pPr>
              <w:spacing w:after="120" w:before="240" w:line="240" w:lineRule="auto"/>
              <w:rPr>
                <w:sz w:val="20"/>
                <w:szCs w:val="20"/>
              </w:rPr>
            </w:pPr>
            <w:r w:rsidDel="00000000" w:rsidR="00000000" w:rsidRPr="00000000">
              <w:rPr>
                <w:sz w:val="20"/>
                <w:szCs w:val="20"/>
                <w:rtl w:val="0"/>
              </w:rPr>
              <w:t xml:space="preserve">1,380,004,385</w:t>
            </w:r>
          </w:p>
        </w:tc>
      </w:tr>
      <w:tr>
        <w:trPr>
          <w:trHeight w:val="1040" w:hRule="atLeast"/>
        </w:trPr>
        <w:tc>
          <w:tcPr>
            <w:tcBorders>
              <w:top w:color="000000" w:space="0" w:sz="0" w:val="nil"/>
              <w:left w:color="000000" w:space="0" w:sz="0" w:val="nil"/>
              <w:bottom w:color="000000" w:space="0" w:sz="0" w:val="nil"/>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40">
            <w:pPr>
              <w:spacing w:after="120" w:before="240" w:line="240" w:lineRule="auto"/>
              <w:rPr>
                <w:sz w:val="20"/>
                <w:szCs w:val="20"/>
              </w:rPr>
            </w:pPr>
            <w:r w:rsidDel="00000000" w:rsidR="00000000" w:rsidRPr="00000000">
              <w:rPr>
                <w:sz w:val="20"/>
                <w:szCs w:val="20"/>
                <w:rtl w:val="0"/>
              </w:rPr>
              <w:t xml:space="preserve">Red-light area population</w:t>
            </w:r>
          </w:p>
        </w:tc>
        <w:tc>
          <w:tcPr>
            <w:tcBorders>
              <w:top w:color="000000" w:space="0" w:sz="0" w:val="nil"/>
              <w:left w:color="000000" w:space="0" w:sz="0" w:val="nil"/>
              <w:bottom w:color="000000" w:space="0" w:sz="0" w:val="nil"/>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41">
            <w:pPr>
              <w:spacing w:after="120" w:before="240" w:line="240" w:lineRule="auto"/>
              <w:rPr>
                <w:sz w:val="20"/>
                <w:szCs w:val="20"/>
              </w:rPr>
            </w:pPr>
            <w:r w:rsidDel="00000000" w:rsidR="00000000" w:rsidRPr="00000000">
              <w:rPr>
                <w:sz w:val="20"/>
                <w:szCs w:val="20"/>
                <w:rtl w:val="0"/>
              </w:rPr>
              <w:t xml:space="preserve">5,471</w:t>
            </w:r>
          </w:p>
        </w:tc>
        <w:tc>
          <w:tcPr>
            <w:tcBorders>
              <w:top w:color="000000" w:space="0" w:sz="0" w:val="nil"/>
              <w:left w:color="000000" w:space="0" w:sz="0" w:val="nil"/>
              <w:bottom w:color="000000" w:space="0" w:sz="0" w:val="nil"/>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42">
            <w:pPr>
              <w:spacing w:after="120" w:before="240" w:line="240" w:lineRule="auto"/>
              <w:rPr>
                <w:sz w:val="20"/>
                <w:szCs w:val="20"/>
              </w:rPr>
            </w:pPr>
            <w:r w:rsidDel="00000000" w:rsidR="00000000" w:rsidRPr="00000000">
              <w:rPr>
                <w:sz w:val="20"/>
                <w:szCs w:val="20"/>
                <w:rtl w:val="0"/>
              </w:rPr>
              <w:t xml:space="preserve">2,310</w:t>
            </w:r>
          </w:p>
        </w:tc>
        <w:tc>
          <w:tcPr>
            <w:tcBorders>
              <w:top w:color="000000" w:space="0" w:sz="0" w:val="nil"/>
              <w:left w:color="000000" w:space="0" w:sz="0" w:val="nil"/>
              <w:bottom w:color="000000" w:space="0" w:sz="0" w:val="nil"/>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43">
            <w:pPr>
              <w:spacing w:after="120" w:before="240" w:line="240" w:lineRule="auto"/>
              <w:rPr>
                <w:sz w:val="20"/>
                <w:szCs w:val="20"/>
              </w:rPr>
            </w:pPr>
            <w:r w:rsidDel="00000000" w:rsidR="00000000" w:rsidRPr="00000000">
              <w:rPr>
                <w:sz w:val="20"/>
                <w:szCs w:val="20"/>
                <w:rtl w:val="0"/>
              </w:rPr>
              <w:t xml:space="preserve">4,048</w:t>
            </w:r>
          </w:p>
        </w:tc>
        <w:tc>
          <w:tcPr>
            <w:tcBorders>
              <w:top w:color="000000" w:space="0" w:sz="0" w:val="nil"/>
              <w:left w:color="000000" w:space="0" w:sz="0" w:val="nil"/>
              <w:bottom w:color="000000" w:space="0" w:sz="0" w:val="nil"/>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44">
            <w:pPr>
              <w:spacing w:after="120" w:before="240" w:line="240" w:lineRule="auto"/>
              <w:rPr>
                <w:sz w:val="20"/>
                <w:szCs w:val="20"/>
              </w:rPr>
            </w:pPr>
            <w:r w:rsidDel="00000000" w:rsidR="00000000" w:rsidRPr="00000000">
              <w:rPr>
                <w:sz w:val="20"/>
                <w:szCs w:val="20"/>
                <w:rtl w:val="0"/>
              </w:rPr>
              <w:t xml:space="preserve">16,000</w:t>
            </w:r>
          </w:p>
        </w:tc>
        <w:tc>
          <w:tcPr>
            <w:tcBorders>
              <w:top w:color="000000" w:space="0" w:sz="0" w:val="nil"/>
              <w:left w:color="000000" w:space="0" w:sz="0" w:val="nil"/>
              <w:bottom w:color="000000" w:space="0" w:sz="0" w:val="nil"/>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45">
            <w:pPr>
              <w:spacing w:after="120" w:before="240" w:line="240" w:lineRule="auto"/>
              <w:rPr>
                <w:sz w:val="20"/>
                <w:szCs w:val="20"/>
              </w:rPr>
            </w:pPr>
            <w:r w:rsidDel="00000000" w:rsidR="00000000" w:rsidRPr="00000000">
              <w:rPr>
                <w:sz w:val="20"/>
                <w:szCs w:val="20"/>
                <w:rtl w:val="0"/>
              </w:rPr>
              <w:t xml:space="preserve">6,345</w:t>
            </w:r>
          </w:p>
        </w:tc>
        <w:tc>
          <w:tcPr>
            <w:tcBorders>
              <w:top w:color="000000" w:space="0" w:sz="0" w:val="nil"/>
              <w:left w:color="000000" w:space="0" w:sz="0" w:val="nil"/>
              <w:bottom w:color="000000" w:space="0" w:sz="0" w:val="nil"/>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46">
            <w:pPr>
              <w:spacing w:after="120" w:before="240" w:line="240" w:lineRule="auto"/>
              <w:rPr>
                <w:sz w:val="20"/>
                <w:szCs w:val="20"/>
              </w:rPr>
            </w:pPr>
            <w:r w:rsidDel="00000000" w:rsidR="00000000" w:rsidRPr="00000000">
              <w:rPr>
                <w:sz w:val="20"/>
                <w:szCs w:val="20"/>
                <w:rtl w:val="0"/>
              </w:rPr>
              <w:t xml:space="preserve">637,500</w:t>
            </w:r>
          </w:p>
        </w:tc>
      </w:tr>
      <w:tr>
        <w:trPr>
          <w:trHeight w:val="2000" w:hRule="atLeast"/>
        </w:trPr>
        <w:tc>
          <w:tcPr>
            <w:tcBorders>
              <w:top w:color="000000" w:space="0" w:sz="0" w:val="nil"/>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47">
            <w:pPr>
              <w:spacing w:after="120" w:before="240" w:line="240" w:lineRule="auto"/>
              <w:rPr>
                <w:sz w:val="20"/>
                <w:szCs w:val="20"/>
              </w:rPr>
            </w:pPr>
            <w:r w:rsidDel="00000000" w:rsidR="00000000" w:rsidRPr="00000000">
              <w:rPr>
                <w:sz w:val="20"/>
                <w:szCs w:val="20"/>
                <w:rtl w:val="0"/>
              </w:rPr>
              <w:t xml:space="preserve">Total daily interaction between general population and red-light area</w:t>
            </w:r>
          </w:p>
        </w:tc>
        <w:tc>
          <w:tcPr>
            <w:tcBorders>
              <w:top w:color="000000" w:space="0" w:sz="0" w:val="nil"/>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48">
            <w:pPr>
              <w:spacing w:after="120" w:before="240" w:line="240" w:lineRule="auto"/>
              <w:rPr>
                <w:sz w:val="20"/>
                <w:szCs w:val="20"/>
              </w:rPr>
            </w:pPr>
            <w:r w:rsidDel="00000000" w:rsidR="00000000" w:rsidRPr="00000000">
              <w:rPr>
                <w:sz w:val="20"/>
                <w:szCs w:val="20"/>
                <w:rtl w:val="0"/>
              </w:rPr>
              <w:t xml:space="preserve">441,000</w:t>
            </w:r>
          </w:p>
        </w:tc>
        <w:tc>
          <w:tcPr>
            <w:tcBorders>
              <w:top w:color="000000" w:space="0" w:sz="0" w:val="nil"/>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49">
            <w:pPr>
              <w:spacing w:after="120" w:before="240" w:line="240" w:lineRule="auto"/>
              <w:rPr>
                <w:sz w:val="20"/>
                <w:szCs w:val="20"/>
              </w:rPr>
            </w:pPr>
            <w:r w:rsidDel="00000000" w:rsidR="00000000" w:rsidRPr="00000000">
              <w:rPr>
                <w:sz w:val="20"/>
                <w:szCs w:val="20"/>
                <w:rtl w:val="0"/>
              </w:rPr>
              <w:t xml:space="preserve">252,000</w:t>
            </w:r>
          </w:p>
        </w:tc>
        <w:tc>
          <w:tcPr>
            <w:tcBorders>
              <w:top w:color="000000" w:space="0" w:sz="0" w:val="nil"/>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4A">
            <w:pPr>
              <w:spacing w:after="120" w:before="240" w:line="240" w:lineRule="auto"/>
              <w:rPr>
                <w:sz w:val="20"/>
                <w:szCs w:val="20"/>
              </w:rPr>
            </w:pPr>
            <w:r w:rsidDel="00000000" w:rsidR="00000000" w:rsidRPr="00000000">
              <w:rPr>
                <w:sz w:val="20"/>
                <w:szCs w:val="20"/>
                <w:rtl w:val="0"/>
              </w:rPr>
              <w:t xml:space="preserve">777,000</w:t>
            </w:r>
          </w:p>
        </w:tc>
        <w:tc>
          <w:tcPr>
            <w:tcBorders>
              <w:top w:color="000000" w:space="0" w:sz="0" w:val="nil"/>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4B">
            <w:pPr>
              <w:spacing w:after="120" w:before="240" w:line="240" w:lineRule="auto"/>
              <w:rPr>
                <w:sz w:val="20"/>
                <w:szCs w:val="20"/>
              </w:rPr>
            </w:pPr>
            <w:r w:rsidDel="00000000" w:rsidR="00000000" w:rsidRPr="00000000">
              <w:rPr>
                <w:sz w:val="20"/>
                <w:szCs w:val="20"/>
                <w:rtl w:val="0"/>
              </w:rPr>
              <w:t xml:space="preserve">2,112,000</w:t>
            </w:r>
          </w:p>
        </w:tc>
        <w:tc>
          <w:tcPr>
            <w:tcBorders>
              <w:top w:color="000000" w:space="0" w:sz="0" w:val="nil"/>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4C">
            <w:pPr>
              <w:spacing w:after="120" w:before="240" w:line="240" w:lineRule="auto"/>
              <w:rPr>
                <w:sz w:val="20"/>
                <w:szCs w:val="20"/>
              </w:rPr>
            </w:pPr>
            <w:r w:rsidDel="00000000" w:rsidR="00000000" w:rsidRPr="00000000">
              <w:rPr>
                <w:sz w:val="20"/>
                <w:szCs w:val="20"/>
                <w:rtl w:val="0"/>
              </w:rPr>
              <w:t xml:space="preserve">820,000</w:t>
            </w:r>
          </w:p>
        </w:tc>
        <w:tc>
          <w:tcPr>
            <w:tcBorders>
              <w:top w:color="000000" w:space="0" w:sz="0" w:val="nil"/>
              <w:left w:color="000000" w:space="0" w:sz="0" w:val="nil"/>
              <w:bottom w:color="000000" w:space="0" w:sz="0" w:val="nil"/>
              <w:right w:color="000000" w:space="0" w:sz="0" w:val="nil"/>
            </w:tcBorders>
            <w:shd w:fill="daeef3" w:val="clear"/>
            <w:tcMar>
              <w:top w:w="100.0" w:type="dxa"/>
              <w:left w:w="100.0" w:type="dxa"/>
              <w:bottom w:w="100.0" w:type="dxa"/>
              <w:right w:w="100.0" w:type="dxa"/>
            </w:tcMar>
            <w:vAlign w:val="top"/>
          </w:tcPr>
          <w:p w:rsidR="00000000" w:rsidDel="00000000" w:rsidP="00000000" w:rsidRDefault="00000000" w:rsidRPr="00000000" w14:paraId="0000014D">
            <w:pPr>
              <w:spacing w:after="120" w:before="240" w:line="240" w:lineRule="auto"/>
              <w:rPr>
                <w:sz w:val="20"/>
                <w:szCs w:val="20"/>
              </w:rPr>
            </w:pPr>
            <w:r w:rsidDel="00000000" w:rsidR="00000000" w:rsidRPr="00000000">
              <w:rPr>
                <w:sz w:val="20"/>
                <w:szCs w:val="20"/>
                <w:rtl w:val="0"/>
              </w:rPr>
              <w:t xml:space="preserve">20,475,000</w:t>
            </w:r>
          </w:p>
        </w:tc>
      </w:tr>
      <w:tr>
        <w:trPr>
          <w:trHeight w:val="2330" w:hRule="atLeast"/>
        </w:trPr>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4E">
            <w:pPr>
              <w:spacing w:after="120" w:before="240" w:line="240" w:lineRule="auto"/>
              <w:rPr/>
            </w:pPr>
            <w:r w:rsidDel="00000000" w:rsidR="00000000" w:rsidRPr="00000000">
              <w:rPr>
                <w:rtl w:val="0"/>
              </w:rPr>
              <w:t xml:space="preserve">Contact rate between general population and red-light area (</w:t>
            </w:r>
            <w:hyperlink r:id="rId247">
              <w:r w:rsidDel="00000000" w:rsidR="00000000" w:rsidRPr="00000000">
                <w:rPr/>
                <w:drawing>
                  <wp:inline distB="19050" distT="19050" distL="19050" distR="19050">
                    <wp:extent cx="101600" cy="88900"/>
                    <wp:effectExtent b="0" l="0" r="0" t="0"/>
                    <wp:docPr id="95" name="image80.png"/>
                    <a:graphic>
                      <a:graphicData uri="http://schemas.openxmlformats.org/drawingml/2006/picture">
                        <pic:pic>
                          <pic:nvPicPr>
                            <pic:cNvPr id="0" name="image80.png"/>
                            <pic:cNvPicPr preferRelativeResize="0"/>
                          </pic:nvPicPr>
                          <pic:blipFill>
                            <a:blip r:embed="rId248"/>
                            <a:srcRect b="0" l="0" r="0" t="0"/>
                            <a:stretch>
                              <a:fillRect/>
                            </a:stretch>
                          </pic:blipFill>
                          <pic:spPr>
                            <a:xfrm>
                              <a:off x="0" y="0"/>
                              <a:ext cx="101600" cy="88900"/>
                            </a:xfrm>
                            <a:prstGeom prst="rect"/>
                            <a:ln/>
                          </pic:spPr>
                        </pic:pic>
                      </a:graphicData>
                    </a:graphic>
                  </wp:inline>
                </w:drawing>
              </w:r>
            </w:hyperlink>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4F">
            <w:pPr>
              <w:spacing w:after="120" w:before="240" w:line="240" w:lineRule="auto"/>
              <w:rPr/>
            </w:pPr>
            <w:r w:rsidDel="00000000" w:rsidR="00000000" w:rsidRPr="00000000">
              <w:rPr>
                <w:rtl w:val="0"/>
              </w:rPr>
              <w:t xml:space="preserve">0.0216</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0">
            <w:pPr>
              <w:spacing w:after="120" w:before="240" w:line="240" w:lineRule="auto"/>
              <w:rPr/>
            </w:pPr>
            <w:r w:rsidDel="00000000" w:rsidR="00000000" w:rsidRPr="00000000">
              <w:rPr>
                <w:rtl w:val="0"/>
              </w:rPr>
              <w:t xml:space="preserve">0.0871</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1">
            <w:pPr>
              <w:spacing w:after="120" w:before="240" w:line="240" w:lineRule="auto"/>
              <w:rPr/>
            </w:pPr>
            <w:r w:rsidDel="00000000" w:rsidR="00000000" w:rsidRPr="00000000">
              <w:rPr>
                <w:rtl w:val="0"/>
              </w:rPr>
              <w:t xml:space="preserve">0.0398</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2">
            <w:pPr>
              <w:spacing w:after="120" w:before="240" w:line="240" w:lineRule="auto"/>
              <w:rPr/>
            </w:pPr>
            <w:r w:rsidDel="00000000" w:rsidR="00000000" w:rsidRPr="00000000">
              <w:rPr>
                <w:rtl w:val="0"/>
              </w:rPr>
              <w:t xml:space="preserve">0.1422</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3">
            <w:pPr>
              <w:spacing w:after="120" w:before="240" w:line="240" w:lineRule="auto"/>
              <w:rPr/>
            </w:pPr>
            <w:r w:rsidDel="00000000" w:rsidR="00000000" w:rsidRPr="00000000">
              <w:rPr>
                <w:rtl w:val="0"/>
              </w:rPr>
              <w:t xml:space="preserve">0.1237</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4">
            <w:pPr>
              <w:spacing w:after="120" w:before="240" w:line="240" w:lineRule="auto"/>
              <w:rPr/>
            </w:pPr>
            <w:r w:rsidDel="00000000" w:rsidR="00000000" w:rsidRPr="00000000">
              <w:rPr>
                <w:rtl w:val="0"/>
              </w:rPr>
              <w:t xml:space="preserve">0.01484</w:t>
            </w:r>
          </w:p>
        </w:tc>
      </w:tr>
      <w:tr>
        <w:trPr>
          <w:trHeight w:val="2330" w:hRule="atLeast"/>
        </w:trPr>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5">
            <w:pPr>
              <w:spacing w:after="120" w:before="240" w:line="240" w:lineRule="auto"/>
              <w:rPr/>
            </w:pPr>
            <w:r w:rsidDel="00000000" w:rsidR="00000000" w:rsidRPr="00000000">
              <w:rPr>
                <w:rtl w:val="0"/>
              </w:rPr>
              <w:t xml:space="preserve">Total interaction with sex workers and staff by a customer per visit</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6">
            <w:pPr>
              <w:spacing w:after="120" w:before="240" w:line="240" w:lineRule="auto"/>
              <w:jc w:val="center"/>
              <w:rPr/>
            </w:pPr>
            <w:r w:rsidDel="00000000" w:rsidR="00000000" w:rsidRPr="00000000">
              <w:rPr>
                <w:rtl w:val="0"/>
              </w:rPr>
              <w:t xml:space="preserve">49</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7">
            <w:pPr>
              <w:spacing w:after="120" w:before="240" w:line="240" w:lineRule="auto"/>
              <w:jc w:val="center"/>
              <w:rPr/>
            </w:pPr>
            <w:r w:rsidDel="00000000" w:rsidR="00000000" w:rsidRPr="00000000">
              <w:rPr>
                <w:rtl w:val="0"/>
              </w:rPr>
              <w:t xml:space="preserve">60</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8">
            <w:pPr>
              <w:spacing w:after="120" w:before="240" w:line="240" w:lineRule="auto"/>
              <w:jc w:val="center"/>
              <w:rPr/>
            </w:pPr>
            <w:r w:rsidDel="00000000" w:rsidR="00000000" w:rsidRPr="00000000">
              <w:rPr>
                <w:rtl w:val="0"/>
              </w:rPr>
              <w:t xml:space="preserve">74</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9">
            <w:pPr>
              <w:spacing w:after="120" w:before="240" w:line="240" w:lineRule="auto"/>
              <w:jc w:val="center"/>
              <w:rPr/>
            </w:pPr>
            <w:r w:rsidDel="00000000" w:rsidR="00000000" w:rsidRPr="00000000">
              <w:rPr>
                <w:rtl w:val="0"/>
              </w:rPr>
              <w:t xml:space="preserve">64</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A">
            <w:pPr>
              <w:spacing w:after="120" w:before="240" w:line="240" w:lineRule="auto"/>
              <w:jc w:val="center"/>
              <w:rPr/>
            </w:pPr>
            <w:r w:rsidDel="00000000" w:rsidR="00000000" w:rsidRPr="00000000">
              <w:rPr>
                <w:rtl w:val="0"/>
              </w:rPr>
              <w:t xml:space="preserve">82</w:t>
            </w:r>
          </w:p>
        </w:tc>
        <w:tc>
          <w:tcPr>
            <w:tcBorders>
              <w:top w:color="000000" w:space="0" w:sz="0" w:val="nil"/>
              <w:left w:color="000000" w:space="0" w:sz="0" w:val="nil"/>
              <w:bottom w:color="000000" w:space="0" w:sz="8" w:val="single"/>
              <w:right w:color="000000" w:space="0" w:sz="0" w:val="nil"/>
            </w:tcBorders>
            <w:shd w:fill="edf6f9" w:val="clear"/>
            <w:tcMar>
              <w:top w:w="100.0" w:type="dxa"/>
              <w:left w:w="100.0" w:type="dxa"/>
              <w:bottom w:w="100.0" w:type="dxa"/>
              <w:right w:w="100.0" w:type="dxa"/>
            </w:tcMar>
            <w:vAlign w:val="top"/>
          </w:tcPr>
          <w:p w:rsidR="00000000" w:rsidDel="00000000" w:rsidP="00000000" w:rsidRDefault="00000000" w:rsidRPr="00000000" w14:paraId="0000015B">
            <w:pPr>
              <w:spacing w:after="120" w:before="240" w:line="240" w:lineRule="auto"/>
              <w:jc w:val="center"/>
              <w:rPr/>
            </w:pPr>
            <w:r w:rsidDel="00000000" w:rsidR="00000000" w:rsidRPr="00000000">
              <w:rPr>
                <w:rtl w:val="0"/>
              </w:rPr>
              <w:t xml:space="preserve">35</w:t>
            </w:r>
          </w:p>
        </w:tc>
      </w:tr>
    </w:tbl>
    <w:p w:rsidR="00000000" w:rsidDel="00000000" w:rsidP="00000000" w:rsidRDefault="00000000" w:rsidRPr="00000000" w14:paraId="0000015C">
      <w:pPr>
        <w:pStyle w:val="Heading3"/>
        <w:keepNext w:val="0"/>
        <w:keepLines w:val="0"/>
        <w:spacing w:before="280" w:lineRule="auto"/>
        <w:rPr>
          <w:color w:val="000000"/>
          <w:sz w:val="22"/>
          <w:szCs w:val="22"/>
        </w:rPr>
      </w:pPr>
      <w:bookmarkStart w:colFirst="0" w:colLast="0" w:name="_an2fpp773lf6" w:id="1"/>
      <w:bookmarkEnd w:id="1"/>
      <w:r w:rsidDel="00000000" w:rsidR="00000000" w:rsidRPr="00000000">
        <w:rPr>
          <w:rtl w:val="0"/>
        </w:rPr>
      </w:r>
    </w:p>
    <w:p w:rsidR="00000000" w:rsidDel="00000000" w:rsidP="00000000" w:rsidRDefault="00000000" w:rsidRPr="00000000" w14:paraId="0000015D">
      <w:pPr>
        <w:spacing w:after="120" w:before="240" w:lineRule="auto"/>
        <w:rPr/>
      </w:pPr>
      <w:r w:rsidDel="00000000" w:rsidR="00000000" w:rsidRPr="00000000">
        <w:rPr>
          <w:rtl w:val="0"/>
        </w:rPr>
      </w:r>
    </w:p>
    <w:p w:rsidR="00000000" w:rsidDel="00000000" w:rsidP="00000000" w:rsidRDefault="00000000" w:rsidRPr="00000000" w14:paraId="0000015E">
      <w:pPr>
        <w:spacing w:after="120" w:before="240" w:lineRule="auto"/>
        <w:rPr/>
      </w:pPr>
      <w:r w:rsidDel="00000000" w:rsidR="00000000" w:rsidRPr="00000000">
        <w:rPr>
          <w:rtl w:val="0"/>
        </w:rPr>
      </w:r>
    </w:p>
    <w:p w:rsidR="00000000" w:rsidDel="00000000" w:rsidP="00000000" w:rsidRDefault="00000000" w:rsidRPr="00000000" w14:paraId="0000015F">
      <w:pPr>
        <w:spacing w:after="120" w:before="240" w:lineRule="auto"/>
        <w:rPr>
          <w:b w:val="1"/>
        </w:rPr>
      </w:pPr>
      <w:r w:rsidDel="00000000" w:rsidR="00000000" w:rsidRPr="00000000">
        <w:rPr>
          <w:rtl w:val="0"/>
        </w:rPr>
      </w:r>
    </w:p>
    <w:p w:rsidR="00000000" w:rsidDel="00000000" w:rsidP="00000000" w:rsidRDefault="00000000" w:rsidRPr="00000000" w14:paraId="00000160">
      <w:pPr>
        <w:spacing w:after="120" w:before="240" w:lineRule="auto"/>
        <w:rPr>
          <w:b w:val="1"/>
        </w:rPr>
      </w:pPr>
      <w:r w:rsidDel="00000000" w:rsidR="00000000" w:rsidRPr="00000000">
        <w:rPr/>
        <w:drawing>
          <wp:inline distB="114300" distT="114300" distL="114300" distR="114300">
            <wp:extent cx="5943600" cy="4826000"/>
            <wp:effectExtent b="0" l="0" r="0" t="0"/>
            <wp:docPr id="24" name="image26.png"/>
            <a:graphic>
              <a:graphicData uri="http://schemas.openxmlformats.org/drawingml/2006/picture">
                <pic:pic>
                  <pic:nvPicPr>
                    <pic:cNvPr id="0" name="image26.png"/>
                    <pic:cNvPicPr preferRelativeResize="0"/>
                  </pic:nvPicPr>
                  <pic:blipFill>
                    <a:blip r:embed="rId249"/>
                    <a:srcRect b="0" l="0" r="0" t="0"/>
                    <a:stretch>
                      <a:fillRect/>
                    </a:stretch>
                  </pic:blipFill>
                  <pic:spPr>
                    <a:xfrm>
                      <a:off x="0" y="0"/>
                      <a:ext cx="5943600" cy="4826000"/>
                    </a:xfrm>
                    <a:prstGeom prst="rect"/>
                    <a:ln/>
                  </pic:spPr>
                </pic:pic>
              </a:graphicData>
            </a:graphic>
          </wp:inline>
        </w:drawing>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120" w:before="240" w:lineRule="auto"/>
              <w:rPr>
                <w:b w:val="1"/>
              </w:rPr>
            </w:pPr>
            <w:r w:rsidDel="00000000" w:rsidR="00000000" w:rsidRPr="00000000">
              <w:rPr/>
              <w:drawing>
                <wp:inline distB="114300" distT="114300" distL="114300" distR="114300">
                  <wp:extent cx="5810250" cy="4711700"/>
                  <wp:effectExtent b="0" l="0" r="0" t="0"/>
                  <wp:docPr id="98" name="image93.png"/>
                  <a:graphic>
                    <a:graphicData uri="http://schemas.openxmlformats.org/drawingml/2006/picture">
                      <pic:pic>
                        <pic:nvPicPr>
                          <pic:cNvPr id="0" name="image93.png"/>
                          <pic:cNvPicPr preferRelativeResize="0"/>
                        </pic:nvPicPr>
                        <pic:blipFill>
                          <a:blip r:embed="rId250"/>
                          <a:srcRect b="0" l="0" r="0" t="0"/>
                          <a:stretch>
                            <a:fillRect/>
                          </a:stretch>
                        </pic:blipFill>
                        <pic:spPr>
                          <a:xfrm>
                            <a:off x="0" y="0"/>
                            <a:ext cx="5810250" cy="47117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120" w:before="240" w:lineRule="auto"/>
              <w:rPr>
                <w:b w:val="1"/>
              </w:rPr>
            </w:pPr>
            <w:r w:rsidDel="00000000" w:rsidR="00000000" w:rsidRPr="00000000">
              <w:rPr>
                <w:b w:val="1"/>
                <w:rtl w:val="0"/>
              </w:rPr>
              <w:t xml:space="preserve">Figure 2: </w:t>
            </w:r>
            <w:r w:rsidDel="00000000" w:rsidR="00000000" w:rsidRPr="00000000">
              <w:rPr>
                <w:rtl w:val="0"/>
              </w:rPr>
              <w:t xml:space="preserve">Number of infections, hospitalization, ICU admissions, and deaths over time in Mumbai for </w:t>
            </w:r>
            <w:hyperlink r:id="rId251">
              <w:r w:rsidDel="00000000" w:rsidR="00000000" w:rsidRPr="00000000">
                <w:rPr/>
                <w:drawing>
                  <wp:inline distB="19050" distT="19050" distL="19050" distR="19050">
                    <wp:extent cx="444500" cy="127000"/>
                    <wp:effectExtent b="0" l="0" r="0" t="0"/>
                    <wp:docPr id="2" name="image4.png"/>
                    <a:graphic>
                      <a:graphicData uri="http://schemas.openxmlformats.org/drawingml/2006/picture">
                        <pic:pic>
                          <pic:nvPicPr>
                            <pic:cNvPr id="0" name="image4.png"/>
                            <pic:cNvPicPr preferRelativeResize="0"/>
                          </pic:nvPicPr>
                          <pic:blipFill>
                            <a:blip r:embed="rId252"/>
                            <a:srcRect b="0" l="0" r="0" t="0"/>
                            <a:stretch>
                              <a:fillRect/>
                            </a:stretch>
                          </pic:blipFill>
                          <pic:spPr>
                            <a:xfrm>
                              <a:off x="0" y="0"/>
                              <a:ext cx="444500" cy="127000"/>
                            </a:xfrm>
                            <a:prstGeom prst="rect"/>
                            <a:ln/>
                          </pic:spPr>
                        </pic:pic>
                      </a:graphicData>
                    </a:graphic>
                  </wp:inline>
                </w:drawing>
              </w:r>
            </w:hyperlink>
            <w:r w:rsidDel="00000000" w:rsidR="00000000" w:rsidRPr="00000000">
              <w:rPr>
                <w:rtl w:val="0"/>
              </w:rPr>
              <w:t xml:space="preserve"> under three scenarios: no initial lockdown (black), initial lockdown of 40 days followed by return to status quo (</w:t>
            </w:r>
            <w:r w:rsidDel="00000000" w:rsidR="00000000" w:rsidRPr="00000000">
              <w:rPr>
                <w:color w:val="0000ff"/>
                <w:rtl w:val="0"/>
              </w:rPr>
              <w:t xml:space="preserve">blue</w:t>
            </w:r>
            <w:r w:rsidDel="00000000" w:rsidR="00000000" w:rsidRPr="00000000">
              <w:rPr>
                <w:rtl w:val="0"/>
              </w:rPr>
              <w:t xml:space="preserve">), and initial lockdown of 40 days followed by continued closure of the red-light area (</w:t>
            </w:r>
            <w:r w:rsidDel="00000000" w:rsidR="00000000" w:rsidRPr="00000000">
              <w:rPr>
                <w:color w:val="38761d"/>
                <w:rtl w:val="0"/>
              </w:rPr>
              <w:t xml:space="preserve">green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63">
      <w:pPr>
        <w:spacing w:after="120" w:before="240" w:lineRule="auto"/>
        <w:rPr/>
      </w:pPr>
      <w:r w:rsidDel="00000000" w:rsidR="00000000" w:rsidRPr="00000000">
        <w:rPr>
          <w:rtl w:val="0"/>
        </w:rPr>
      </w:r>
    </w:p>
    <w:p w:rsidR="00000000" w:rsidDel="00000000" w:rsidP="00000000" w:rsidRDefault="00000000" w:rsidRPr="00000000" w14:paraId="00000164">
      <w:pPr>
        <w:spacing w:after="120" w:before="240" w:lineRule="auto"/>
        <w:rPr/>
      </w:pPr>
      <w:r w:rsidDel="00000000" w:rsidR="00000000" w:rsidRPr="00000000">
        <w:rPr>
          <w:rtl w:val="0"/>
        </w:rPr>
      </w:r>
    </w:p>
    <w:p w:rsidR="00000000" w:rsidDel="00000000" w:rsidP="00000000" w:rsidRDefault="00000000" w:rsidRPr="00000000" w14:paraId="00000165">
      <w:pPr>
        <w:spacing w:after="120" w:before="240" w:lineRule="auto"/>
        <w:rPr>
          <w:b w:val="1"/>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120" w:before="240" w:lineRule="auto"/>
              <w:rPr>
                <w:b w:val="1"/>
              </w:rPr>
            </w:pPr>
            <w:r w:rsidDel="00000000" w:rsidR="00000000" w:rsidRPr="00000000">
              <w:rPr/>
              <w:drawing>
                <wp:inline distB="114300" distT="114300" distL="114300" distR="114300">
                  <wp:extent cx="5810250" cy="4699000"/>
                  <wp:effectExtent b="0" l="0" r="0" t="0"/>
                  <wp:docPr id="44" name="image45.png"/>
                  <a:graphic>
                    <a:graphicData uri="http://schemas.openxmlformats.org/drawingml/2006/picture">
                      <pic:pic>
                        <pic:nvPicPr>
                          <pic:cNvPr id="0" name="image45.png"/>
                          <pic:cNvPicPr preferRelativeResize="0"/>
                        </pic:nvPicPr>
                        <pic:blipFill>
                          <a:blip r:embed="rId253"/>
                          <a:srcRect b="0" l="0" r="0" t="0"/>
                          <a:stretch>
                            <a:fillRect/>
                          </a:stretch>
                        </pic:blipFill>
                        <pic:spPr>
                          <a:xfrm>
                            <a:off x="0" y="0"/>
                            <a:ext cx="5810250" cy="46990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120" w:before="240" w:lineRule="auto"/>
              <w:rPr>
                <w:b w:val="1"/>
              </w:rPr>
            </w:pPr>
            <w:r w:rsidDel="00000000" w:rsidR="00000000" w:rsidRPr="00000000">
              <w:rPr>
                <w:b w:val="1"/>
                <w:rtl w:val="0"/>
              </w:rPr>
              <w:t xml:space="preserve">Figure 3: </w:t>
            </w:r>
            <w:r w:rsidDel="00000000" w:rsidR="00000000" w:rsidRPr="00000000">
              <w:rPr>
                <w:rtl w:val="0"/>
              </w:rPr>
              <w:t xml:space="preserve">Number of infections, hospitalization, ICU admissions, and deaths over time in Delhi for </w:t>
            </w:r>
            <w:hyperlink r:id="rId254">
              <w:r w:rsidDel="00000000" w:rsidR="00000000" w:rsidRPr="00000000">
                <w:rPr/>
                <w:drawing>
                  <wp:inline distB="19050" distT="19050" distL="19050" distR="19050">
                    <wp:extent cx="444500" cy="127000"/>
                    <wp:effectExtent b="0" l="0" r="0" t="0"/>
                    <wp:docPr id="78" name="image69.png"/>
                    <a:graphic>
                      <a:graphicData uri="http://schemas.openxmlformats.org/drawingml/2006/picture">
                        <pic:pic>
                          <pic:nvPicPr>
                            <pic:cNvPr id="0" name="image69.png"/>
                            <pic:cNvPicPr preferRelativeResize="0"/>
                          </pic:nvPicPr>
                          <pic:blipFill>
                            <a:blip r:embed="rId255"/>
                            <a:srcRect b="0" l="0" r="0" t="0"/>
                            <a:stretch>
                              <a:fillRect/>
                            </a:stretch>
                          </pic:blipFill>
                          <pic:spPr>
                            <a:xfrm>
                              <a:off x="0" y="0"/>
                              <a:ext cx="444500" cy="127000"/>
                            </a:xfrm>
                            <a:prstGeom prst="rect"/>
                            <a:ln/>
                          </pic:spPr>
                        </pic:pic>
                      </a:graphicData>
                    </a:graphic>
                  </wp:inline>
                </w:drawing>
              </w:r>
            </w:hyperlink>
            <w:r w:rsidDel="00000000" w:rsidR="00000000" w:rsidRPr="00000000">
              <w:rPr>
                <w:rtl w:val="0"/>
              </w:rPr>
              <w:t xml:space="preserve"> under three scenarios: no initial lockdown (black), initial lockdown of 40 days followed by return to status quo (</w:t>
            </w:r>
            <w:r w:rsidDel="00000000" w:rsidR="00000000" w:rsidRPr="00000000">
              <w:rPr>
                <w:color w:val="0000ff"/>
                <w:rtl w:val="0"/>
              </w:rPr>
              <w:t xml:space="preserve">blue</w:t>
            </w:r>
            <w:r w:rsidDel="00000000" w:rsidR="00000000" w:rsidRPr="00000000">
              <w:rPr>
                <w:rtl w:val="0"/>
              </w:rPr>
              <w:t xml:space="preserve">), and initial lockdown of 40 days followed by continued closure of the red-light area (</w:t>
            </w:r>
            <w:r w:rsidDel="00000000" w:rsidR="00000000" w:rsidRPr="00000000">
              <w:rPr>
                <w:color w:val="38761d"/>
                <w:rtl w:val="0"/>
              </w:rPr>
              <w:t xml:space="preserve">green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68">
      <w:pPr>
        <w:spacing w:after="120" w:before="240" w:lineRule="auto"/>
        <w:rPr>
          <w:b w:val="1"/>
        </w:rPr>
      </w:pPr>
      <w:r w:rsidDel="00000000" w:rsidR="00000000" w:rsidRPr="00000000">
        <w:rPr>
          <w:rtl w:val="0"/>
        </w:rPr>
      </w:r>
    </w:p>
    <w:p w:rsidR="00000000" w:rsidDel="00000000" w:rsidP="00000000" w:rsidRDefault="00000000" w:rsidRPr="00000000" w14:paraId="00000169">
      <w:pPr>
        <w:spacing w:after="120" w:before="240" w:lineRule="auto"/>
        <w:rPr/>
      </w:pPr>
      <w:r w:rsidDel="00000000" w:rsidR="00000000" w:rsidRPr="00000000">
        <w:rPr>
          <w:rtl w:val="0"/>
        </w:rPr>
      </w:r>
    </w:p>
    <w:p w:rsidR="00000000" w:rsidDel="00000000" w:rsidP="00000000" w:rsidRDefault="00000000" w:rsidRPr="00000000" w14:paraId="0000016A">
      <w:pPr>
        <w:spacing w:after="120" w:before="240" w:lineRule="auto"/>
        <w:rPr>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120" w:before="240" w:lineRule="auto"/>
              <w:rPr>
                <w:b w:val="1"/>
              </w:rPr>
            </w:pPr>
            <w:r w:rsidDel="00000000" w:rsidR="00000000" w:rsidRPr="00000000">
              <w:rPr>
                <w:b w:val="1"/>
              </w:rPr>
              <w:drawing>
                <wp:inline distB="114300" distT="114300" distL="114300" distR="114300">
                  <wp:extent cx="5810250" cy="4699000"/>
                  <wp:effectExtent b="0" l="0" r="0" t="0"/>
                  <wp:docPr id="48" name="image42.png"/>
                  <a:graphic>
                    <a:graphicData uri="http://schemas.openxmlformats.org/drawingml/2006/picture">
                      <pic:pic>
                        <pic:nvPicPr>
                          <pic:cNvPr id="0" name="image42.png"/>
                          <pic:cNvPicPr preferRelativeResize="0"/>
                        </pic:nvPicPr>
                        <pic:blipFill>
                          <a:blip r:embed="rId256"/>
                          <a:srcRect b="0" l="0" r="0" t="0"/>
                          <a:stretch>
                            <a:fillRect/>
                          </a:stretch>
                        </pic:blipFill>
                        <pic:spPr>
                          <a:xfrm>
                            <a:off x="0" y="0"/>
                            <a:ext cx="5810250" cy="46990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120" w:before="240" w:lineRule="auto"/>
              <w:rPr>
                <w:b w:val="1"/>
              </w:rPr>
            </w:pPr>
            <w:r w:rsidDel="00000000" w:rsidR="00000000" w:rsidRPr="00000000">
              <w:rPr>
                <w:b w:val="1"/>
                <w:rtl w:val="0"/>
              </w:rPr>
              <w:t xml:space="preserve">Figure 4: </w:t>
            </w:r>
            <w:r w:rsidDel="00000000" w:rsidR="00000000" w:rsidRPr="00000000">
              <w:rPr>
                <w:rtl w:val="0"/>
              </w:rPr>
              <w:t xml:space="preserve">Number of infections, hospitalization, ICU admissions, and deaths over time in Kolkata for </w:t>
            </w:r>
            <w:hyperlink r:id="rId257">
              <w:r w:rsidDel="00000000" w:rsidR="00000000" w:rsidRPr="00000000">
                <w:rPr/>
                <w:drawing>
                  <wp:inline distB="19050" distT="19050" distL="19050" distR="19050">
                    <wp:extent cx="444500" cy="127000"/>
                    <wp:effectExtent b="0" l="0" r="0" t="0"/>
                    <wp:docPr id="84" name="image74.png"/>
                    <a:graphic>
                      <a:graphicData uri="http://schemas.openxmlformats.org/drawingml/2006/picture">
                        <pic:pic>
                          <pic:nvPicPr>
                            <pic:cNvPr id="0" name="image74.png"/>
                            <pic:cNvPicPr preferRelativeResize="0"/>
                          </pic:nvPicPr>
                          <pic:blipFill>
                            <a:blip r:embed="rId258"/>
                            <a:srcRect b="0" l="0" r="0" t="0"/>
                            <a:stretch>
                              <a:fillRect/>
                            </a:stretch>
                          </pic:blipFill>
                          <pic:spPr>
                            <a:xfrm>
                              <a:off x="0" y="0"/>
                              <a:ext cx="444500" cy="127000"/>
                            </a:xfrm>
                            <a:prstGeom prst="rect"/>
                            <a:ln/>
                          </pic:spPr>
                        </pic:pic>
                      </a:graphicData>
                    </a:graphic>
                  </wp:inline>
                </w:drawing>
              </w:r>
            </w:hyperlink>
            <w:r w:rsidDel="00000000" w:rsidR="00000000" w:rsidRPr="00000000">
              <w:rPr>
                <w:rtl w:val="0"/>
              </w:rPr>
              <w:t xml:space="preserve"> under three scenarios: no initial lockdown (black), initial lockdown of 40 days followed by return to status quo (</w:t>
            </w:r>
            <w:r w:rsidDel="00000000" w:rsidR="00000000" w:rsidRPr="00000000">
              <w:rPr>
                <w:color w:val="0000ff"/>
                <w:rtl w:val="0"/>
              </w:rPr>
              <w:t xml:space="preserve">blue</w:t>
            </w:r>
            <w:r w:rsidDel="00000000" w:rsidR="00000000" w:rsidRPr="00000000">
              <w:rPr>
                <w:rtl w:val="0"/>
              </w:rPr>
              <w:t xml:space="preserve">), and initial lockdown of 40 days followed by continued closure of the red-light area (</w:t>
            </w:r>
            <w:r w:rsidDel="00000000" w:rsidR="00000000" w:rsidRPr="00000000">
              <w:rPr>
                <w:color w:val="38761d"/>
                <w:rtl w:val="0"/>
              </w:rPr>
              <w:t xml:space="preserve">green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6D">
      <w:pPr>
        <w:spacing w:after="120" w:before="240" w:lineRule="auto"/>
        <w:rPr>
          <w:b w:val="1"/>
        </w:rPr>
      </w:pPr>
      <w:r w:rsidDel="00000000" w:rsidR="00000000" w:rsidRPr="00000000">
        <w:rPr>
          <w:rtl w:val="0"/>
        </w:rPr>
      </w:r>
    </w:p>
    <w:p w:rsidR="00000000" w:rsidDel="00000000" w:rsidP="00000000" w:rsidRDefault="00000000" w:rsidRPr="00000000" w14:paraId="0000016E">
      <w:pPr>
        <w:spacing w:after="120" w:before="240" w:lineRule="auto"/>
        <w:rPr>
          <w:b w:val="1"/>
        </w:rPr>
      </w:pPr>
      <w:r w:rsidDel="00000000" w:rsidR="00000000" w:rsidRPr="00000000">
        <w:rPr>
          <w:rtl w:val="0"/>
        </w:rPr>
      </w:r>
    </w:p>
    <w:p w:rsidR="00000000" w:rsidDel="00000000" w:rsidP="00000000" w:rsidRDefault="00000000" w:rsidRPr="00000000" w14:paraId="0000016F">
      <w:pPr>
        <w:spacing w:after="120" w:before="240" w:lineRule="auto"/>
        <w:rPr>
          <w:b w:val="1"/>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120" w:before="240" w:lineRule="auto"/>
              <w:rPr>
                <w:b w:val="1"/>
              </w:rPr>
            </w:pPr>
            <w:r w:rsidDel="00000000" w:rsidR="00000000" w:rsidRPr="00000000">
              <w:rPr>
                <w:b w:val="1"/>
              </w:rPr>
              <w:drawing>
                <wp:inline distB="114300" distT="114300" distL="114300" distR="114300">
                  <wp:extent cx="5810250" cy="4699000"/>
                  <wp:effectExtent b="0" l="0" r="0" t="0"/>
                  <wp:docPr id="21" name="image20.png"/>
                  <a:graphic>
                    <a:graphicData uri="http://schemas.openxmlformats.org/drawingml/2006/picture">
                      <pic:pic>
                        <pic:nvPicPr>
                          <pic:cNvPr id="0" name="image20.png"/>
                          <pic:cNvPicPr preferRelativeResize="0"/>
                        </pic:nvPicPr>
                        <pic:blipFill>
                          <a:blip r:embed="rId259"/>
                          <a:srcRect b="0" l="0" r="0" t="0"/>
                          <a:stretch>
                            <a:fillRect/>
                          </a:stretch>
                        </pic:blipFill>
                        <pic:spPr>
                          <a:xfrm>
                            <a:off x="0" y="0"/>
                            <a:ext cx="5810250" cy="46990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120" w:before="240" w:lineRule="auto"/>
              <w:rPr>
                <w:b w:val="1"/>
              </w:rPr>
            </w:pPr>
            <w:r w:rsidDel="00000000" w:rsidR="00000000" w:rsidRPr="00000000">
              <w:rPr>
                <w:b w:val="1"/>
                <w:rtl w:val="0"/>
              </w:rPr>
              <w:t xml:space="preserve">Figure 5: </w:t>
            </w:r>
            <w:r w:rsidDel="00000000" w:rsidR="00000000" w:rsidRPr="00000000">
              <w:rPr>
                <w:rtl w:val="0"/>
              </w:rPr>
              <w:t xml:space="preserve">Number of infections, hospitalization, ICU admissions, and deaths over time in Pune for </w:t>
            </w:r>
            <w:hyperlink r:id="rId260">
              <w:r w:rsidDel="00000000" w:rsidR="00000000" w:rsidRPr="00000000">
                <w:rPr/>
                <w:drawing>
                  <wp:inline distB="19050" distT="19050" distL="19050" distR="19050">
                    <wp:extent cx="444500" cy="127000"/>
                    <wp:effectExtent b="0" l="0" r="0" t="0"/>
                    <wp:docPr id="130" name="image116.png"/>
                    <a:graphic>
                      <a:graphicData uri="http://schemas.openxmlformats.org/drawingml/2006/picture">
                        <pic:pic>
                          <pic:nvPicPr>
                            <pic:cNvPr id="0" name="image116.png"/>
                            <pic:cNvPicPr preferRelativeResize="0"/>
                          </pic:nvPicPr>
                          <pic:blipFill>
                            <a:blip r:embed="rId261"/>
                            <a:srcRect b="0" l="0" r="0" t="0"/>
                            <a:stretch>
                              <a:fillRect/>
                            </a:stretch>
                          </pic:blipFill>
                          <pic:spPr>
                            <a:xfrm>
                              <a:off x="0" y="0"/>
                              <a:ext cx="444500" cy="127000"/>
                            </a:xfrm>
                            <a:prstGeom prst="rect"/>
                            <a:ln/>
                          </pic:spPr>
                        </pic:pic>
                      </a:graphicData>
                    </a:graphic>
                  </wp:inline>
                </w:drawing>
              </w:r>
            </w:hyperlink>
            <w:r w:rsidDel="00000000" w:rsidR="00000000" w:rsidRPr="00000000">
              <w:rPr>
                <w:rtl w:val="0"/>
              </w:rPr>
              <w:t xml:space="preserve"> under three scenarios: no initial lockdown (black), initial lockdown of 40 days followed by return to status quo (</w:t>
            </w:r>
            <w:r w:rsidDel="00000000" w:rsidR="00000000" w:rsidRPr="00000000">
              <w:rPr>
                <w:color w:val="0000ff"/>
                <w:rtl w:val="0"/>
              </w:rPr>
              <w:t xml:space="preserve">blue</w:t>
            </w:r>
            <w:r w:rsidDel="00000000" w:rsidR="00000000" w:rsidRPr="00000000">
              <w:rPr>
                <w:rtl w:val="0"/>
              </w:rPr>
              <w:t xml:space="preserve">), and initial lockdown of 40 days followed by continued closure of the red-light area (</w:t>
            </w:r>
            <w:r w:rsidDel="00000000" w:rsidR="00000000" w:rsidRPr="00000000">
              <w:rPr>
                <w:color w:val="38761d"/>
                <w:rtl w:val="0"/>
              </w:rPr>
              <w:t xml:space="preserve">green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72">
      <w:pPr>
        <w:spacing w:after="120" w:before="240" w:lineRule="auto"/>
        <w:rPr>
          <w:b w:val="1"/>
        </w:rPr>
      </w:pPr>
      <w:r w:rsidDel="00000000" w:rsidR="00000000" w:rsidRPr="00000000">
        <w:rPr>
          <w:rtl w:val="0"/>
        </w:rPr>
      </w:r>
    </w:p>
    <w:p w:rsidR="00000000" w:rsidDel="00000000" w:rsidP="00000000" w:rsidRDefault="00000000" w:rsidRPr="00000000" w14:paraId="00000173">
      <w:pPr>
        <w:spacing w:after="120" w:before="240" w:lineRule="auto"/>
        <w:rPr>
          <w:b w:val="1"/>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120" w:before="240" w:lineRule="auto"/>
              <w:rPr>
                <w:b w:val="1"/>
              </w:rPr>
            </w:pPr>
            <w:r w:rsidDel="00000000" w:rsidR="00000000" w:rsidRPr="00000000">
              <w:rPr>
                <w:b w:val="1"/>
              </w:rPr>
              <w:drawing>
                <wp:inline distB="114300" distT="114300" distL="114300" distR="114300">
                  <wp:extent cx="5810250" cy="4711700"/>
                  <wp:effectExtent b="0" l="0" r="0" t="0"/>
                  <wp:docPr id="30" name="image39.png"/>
                  <a:graphic>
                    <a:graphicData uri="http://schemas.openxmlformats.org/drawingml/2006/picture">
                      <pic:pic>
                        <pic:nvPicPr>
                          <pic:cNvPr id="0" name="image39.png"/>
                          <pic:cNvPicPr preferRelativeResize="0"/>
                        </pic:nvPicPr>
                        <pic:blipFill>
                          <a:blip r:embed="rId262"/>
                          <a:srcRect b="0" l="0" r="0" t="0"/>
                          <a:stretch>
                            <a:fillRect/>
                          </a:stretch>
                        </pic:blipFill>
                        <pic:spPr>
                          <a:xfrm>
                            <a:off x="0" y="0"/>
                            <a:ext cx="5810250" cy="47117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120" w:before="240" w:lineRule="auto"/>
              <w:rPr>
                <w:b w:val="1"/>
              </w:rPr>
            </w:pPr>
            <w:r w:rsidDel="00000000" w:rsidR="00000000" w:rsidRPr="00000000">
              <w:rPr>
                <w:b w:val="1"/>
                <w:rtl w:val="0"/>
              </w:rPr>
              <w:t xml:space="preserve">Figure 6: </w:t>
            </w:r>
            <w:r w:rsidDel="00000000" w:rsidR="00000000" w:rsidRPr="00000000">
              <w:rPr>
                <w:rtl w:val="0"/>
              </w:rPr>
              <w:t xml:space="preserve">Number of infections, hospitalization, ICU admissions, and deaths over time in Nagpur for </w:t>
            </w:r>
            <w:hyperlink r:id="rId263">
              <w:r w:rsidDel="00000000" w:rsidR="00000000" w:rsidRPr="00000000">
                <w:rPr/>
                <w:drawing>
                  <wp:inline distB="19050" distT="19050" distL="19050" distR="19050">
                    <wp:extent cx="444500" cy="127000"/>
                    <wp:effectExtent b="0" l="0" r="0" t="0"/>
                    <wp:docPr id="110" name="image91.png"/>
                    <a:graphic>
                      <a:graphicData uri="http://schemas.openxmlformats.org/drawingml/2006/picture">
                        <pic:pic>
                          <pic:nvPicPr>
                            <pic:cNvPr id="0" name="image91.png"/>
                            <pic:cNvPicPr preferRelativeResize="0"/>
                          </pic:nvPicPr>
                          <pic:blipFill>
                            <a:blip r:embed="rId264"/>
                            <a:srcRect b="0" l="0" r="0" t="0"/>
                            <a:stretch>
                              <a:fillRect/>
                            </a:stretch>
                          </pic:blipFill>
                          <pic:spPr>
                            <a:xfrm>
                              <a:off x="0" y="0"/>
                              <a:ext cx="444500" cy="127000"/>
                            </a:xfrm>
                            <a:prstGeom prst="rect"/>
                            <a:ln/>
                          </pic:spPr>
                        </pic:pic>
                      </a:graphicData>
                    </a:graphic>
                  </wp:inline>
                </w:drawing>
              </w:r>
            </w:hyperlink>
            <w:r w:rsidDel="00000000" w:rsidR="00000000" w:rsidRPr="00000000">
              <w:rPr>
                <w:rtl w:val="0"/>
              </w:rPr>
              <w:t xml:space="preserve"> under three scenarios: no initial lockdown (black), initial lockdown of 40 days followed by return to status quo (</w:t>
            </w:r>
            <w:r w:rsidDel="00000000" w:rsidR="00000000" w:rsidRPr="00000000">
              <w:rPr>
                <w:color w:val="0000ff"/>
                <w:rtl w:val="0"/>
              </w:rPr>
              <w:t xml:space="preserve">blue</w:t>
            </w:r>
            <w:r w:rsidDel="00000000" w:rsidR="00000000" w:rsidRPr="00000000">
              <w:rPr>
                <w:rtl w:val="0"/>
              </w:rPr>
              <w:t xml:space="preserve">), and initial lockdown of 40 days followed by continued closure of the red-light area (</w:t>
            </w:r>
            <w:r w:rsidDel="00000000" w:rsidR="00000000" w:rsidRPr="00000000">
              <w:rPr>
                <w:color w:val="38761d"/>
                <w:rtl w:val="0"/>
              </w:rPr>
              <w:t xml:space="preserve">green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76">
      <w:pPr>
        <w:spacing w:after="120" w:before="240" w:lineRule="auto"/>
        <w:rPr/>
      </w:pPr>
      <w:r w:rsidDel="00000000" w:rsidR="00000000" w:rsidRPr="00000000">
        <w:rPr>
          <w:rtl w:val="0"/>
        </w:rPr>
      </w:r>
    </w:p>
    <w:p w:rsidR="00000000" w:rsidDel="00000000" w:rsidP="00000000" w:rsidRDefault="00000000" w:rsidRPr="00000000" w14:paraId="00000177">
      <w:pPr>
        <w:spacing w:after="120" w:before="240" w:lineRule="auto"/>
        <w:rPr>
          <w:b w:val="1"/>
        </w:rPr>
      </w:pPr>
      <w:r w:rsidDel="00000000" w:rsidR="00000000" w:rsidRPr="00000000">
        <w:rPr>
          <w:rtl w:val="0"/>
        </w:rPr>
      </w:r>
    </w:p>
    <w:p w:rsidR="00000000" w:rsidDel="00000000" w:rsidP="00000000" w:rsidRDefault="00000000" w:rsidRPr="00000000" w14:paraId="00000178">
      <w:pPr>
        <w:spacing w:after="120" w:before="240" w:lineRule="auto"/>
        <w:rPr>
          <w:b w:val="1"/>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120" w:before="240" w:lineRule="auto"/>
              <w:rPr>
                <w:b w:val="1"/>
              </w:rPr>
            </w:pPr>
            <w:r w:rsidDel="00000000" w:rsidR="00000000" w:rsidRPr="00000000">
              <w:rPr/>
              <w:drawing>
                <wp:inline distB="114300" distT="114300" distL="114300" distR="114300">
                  <wp:extent cx="5810250" cy="4699000"/>
                  <wp:effectExtent b="0" l="0" r="0" t="0"/>
                  <wp:docPr id="45" name="image40.png"/>
                  <a:graphic>
                    <a:graphicData uri="http://schemas.openxmlformats.org/drawingml/2006/picture">
                      <pic:pic>
                        <pic:nvPicPr>
                          <pic:cNvPr id="0" name="image40.png"/>
                          <pic:cNvPicPr preferRelativeResize="0"/>
                        </pic:nvPicPr>
                        <pic:blipFill>
                          <a:blip r:embed="rId265"/>
                          <a:srcRect b="0" l="0" r="0" t="0"/>
                          <a:stretch>
                            <a:fillRect/>
                          </a:stretch>
                        </pic:blipFill>
                        <pic:spPr>
                          <a:xfrm>
                            <a:off x="0" y="0"/>
                            <a:ext cx="5810250" cy="46990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120" w:before="240" w:lineRule="auto"/>
              <w:rPr>
                <w:b w:val="1"/>
              </w:rPr>
            </w:pPr>
            <w:r w:rsidDel="00000000" w:rsidR="00000000" w:rsidRPr="00000000">
              <w:rPr>
                <w:b w:val="1"/>
                <w:rtl w:val="0"/>
              </w:rPr>
              <w:t xml:space="preserve">Figure 7: </w:t>
            </w:r>
            <w:r w:rsidDel="00000000" w:rsidR="00000000" w:rsidRPr="00000000">
              <w:rPr>
                <w:rtl w:val="0"/>
              </w:rPr>
              <w:t xml:space="preserve">Number of infections, hospitalization, ICU admissions, and deaths over time in India for </w:t>
            </w:r>
            <w:hyperlink r:id="rId266">
              <w:r w:rsidDel="00000000" w:rsidR="00000000" w:rsidRPr="00000000">
                <w:rPr/>
                <w:drawing>
                  <wp:inline distB="19050" distT="19050" distL="19050" distR="19050">
                    <wp:extent cx="444500" cy="127000"/>
                    <wp:effectExtent b="0" l="0" r="0" t="0"/>
                    <wp:docPr id="94" name="image81.png"/>
                    <a:graphic>
                      <a:graphicData uri="http://schemas.openxmlformats.org/drawingml/2006/picture">
                        <pic:pic>
                          <pic:nvPicPr>
                            <pic:cNvPr id="0" name="image81.png"/>
                            <pic:cNvPicPr preferRelativeResize="0"/>
                          </pic:nvPicPr>
                          <pic:blipFill>
                            <a:blip r:embed="rId267"/>
                            <a:srcRect b="0" l="0" r="0" t="0"/>
                            <a:stretch>
                              <a:fillRect/>
                            </a:stretch>
                          </pic:blipFill>
                          <pic:spPr>
                            <a:xfrm>
                              <a:off x="0" y="0"/>
                              <a:ext cx="444500" cy="127000"/>
                            </a:xfrm>
                            <a:prstGeom prst="rect"/>
                            <a:ln/>
                          </pic:spPr>
                        </pic:pic>
                      </a:graphicData>
                    </a:graphic>
                  </wp:inline>
                </w:drawing>
              </w:r>
            </w:hyperlink>
            <w:r w:rsidDel="00000000" w:rsidR="00000000" w:rsidRPr="00000000">
              <w:rPr>
                <w:rtl w:val="0"/>
              </w:rPr>
              <w:t xml:space="preserve"> under three scenarios: no initial lockdown (black), initial lockdown of 40 days followed by a return to status quo (</w:t>
            </w:r>
            <w:r w:rsidDel="00000000" w:rsidR="00000000" w:rsidRPr="00000000">
              <w:rPr>
                <w:color w:val="0000ff"/>
                <w:rtl w:val="0"/>
              </w:rPr>
              <w:t xml:space="preserve">blue</w:t>
            </w:r>
            <w:r w:rsidDel="00000000" w:rsidR="00000000" w:rsidRPr="00000000">
              <w:rPr>
                <w:rtl w:val="0"/>
              </w:rPr>
              <w:t xml:space="preserve">), initial lockdown of 40 days followed by continued closure of the red-light area (</w:t>
            </w:r>
            <w:r w:rsidDel="00000000" w:rsidR="00000000" w:rsidRPr="00000000">
              <w:rPr>
                <w:color w:val="38761d"/>
                <w:rtl w:val="0"/>
              </w:rPr>
              <w:t xml:space="preserve">green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7B">
      <w:pPr>
        <w:spacing w:after="120" w:before="240" w:lineRule="auto"/>
        <w:rPr/>
      </w:pPr>
      <w:r w:rsidDel="00000000" w:rsidR="00000000" w:rsidRPr="00000000">
        <w:rPr>
          <w:rtl w:val="0"/>
        </w:rPr>
      </w:r>
    </w:p>
    <w:p w:rsidR="00000000" w:rsidDel="00000000" w:rsidP="00000000" w:rsidRDefault="00000000" w:rsidRPr="00000000" w14:paraId="0000017C">
      <w:pPr>
        <w:spacing w:after="120" w:before="240" w:lineRule="auto"/>
        <w:rPr/>
      </w:pPr>
      <w:r w:rsidDel="00000000" w:rsidR="00000000" w:rsidRPr="00000000">
        <w:rPr>
          <w:rtl w:val="0"/>
        </w:rPr>
      </w:r>
    </w:p>
    <w:p w:rsidR="00000000" w:rsidDel="00000000" w:rsidP="00000000" w:rsidRDefault="00000000" w:rsidRPr="00000000" w14:paraId="0000017D">
      <w:pPr>
        <w:spacing w:after="120" w:before="240" w:lineRule="auto"/>
        <w:rPr/>
      </w:pPr>
      <w:r w:rsidDel="00000000" w:rsidR="00000000" w:rsidRPr="00000000">
        <w:rPr>
          <w:rtl w:val="0"/>
        </w:rPr>
        <w:br w:type="textWrapping"/>
        <w:br w:type="textWrapping"/>
        <w:br w:type="textWrapping"/>
      </w:r>
    </w:p>
    <w:tbl>
      <w:tblPr>
        <w:tblStyle w:val="Table12"/>
        <w:tblW w:w="9360.0" w:type="dxa"/>
        <w:jc w:val="left"/>
        <w:tblInd w:w="100.0" w:type="pct"/>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trHeight w:val="500" w:hRule="atLeast"/>
        </w:trPr>
        <w:tc>
          <w:tcPr>
            <w:gridSpan w:val="9"/>
            <w:tcBorders>
              <w:top w:color="000000" w:space="0" w:sz="0" w:val="nil"/>
              <w:left w:color="000000" w:space="0" w:sz="0" w:val="nil"/>
              <w:bottom w:color="000000" w:space="0" w:sz="8" w:val="single"/>
              <w:right w:color="000000" w:space="0" w:sz="8" w:val="single"/>
            </w:tcBorders>
            <w:shd w:fill="9bbb59" w:val="clear"/>
            <w:tcMar>
              <w:top w:w="100.0" w:type="dxa"/>
              <w:left w:w="100.0" w:type="dxa"/>
              <w:bottom w:w="100.0" w:type="dxa"/>
              <w:right w:w="100.0" w:type="dxa"/>
            </w:tcMar>
            <w:vAlign w:val="top"/>
          </w:tcPr>
          <w:p w:rsidR="00000000" w:rsidDel="00000000" w:rsidP="00000000" w:rsidRDefault="00000000" w:rsidRPr="00000000" w14:paraId="0000017E">
            <w:pPr>
              <w:spacing w:after="120" w:before="240" w:lineRule="auto"/>
              <w:rPr>
                <w:rFonts w:ascii="Calibri" w:cs="Calibri" w:eastAsia="Calibri" w:hAnsi="Calibri"/>
                <w:b w:val="1"/>
                <w:color w:val="ffffff"/>
                <w:sz w:val="20"/>
                <w:szCs w:val="20"/>
              </w:rPr>
            </w:pPr>
            <w:r w:rsidDel="00000000" w:rsidR="00000000" w:rsidRPr="00000000">
              <w:rPr>
                <w:b w:val="1"/>
                <w:rtl w:val="0"/>
              </w:rPr>
              <w:t xml:space="preserve">Table 4: </w:t>
            </w:r>
            <w:r w:rsidDel="00000000" w:rsidR="00000000" w:rsidRPr="00000000">
              <w:rPr>
                <w:rtl w:val="0"/>
              </w:rPr>
              <w:t xml:space="preserve">Delay (in days) in the peak of outbreak for each location and </w:t>
            </w:r>
            <w:hyperlink r:id="rId268">
              <w:r w:rsidDel="00000000" w:rsidR="00000000" w:rsidRPr="00000000">
                <w:rPr/>
                <w:drawing>
                  <wp:inline distB="19050" distT="19050" distL="19050" distR="19050">
                    <wp:extent cx="152400" cy="127000"/>
                    <wp:effectExtent b="0" l="0" r="0" t="0"/>
                    <wp:docPr id="93" name="image17.png"/>
                    <a:graphic>
                      <a:graphicData uri="http://schemas.openxmlformats.org/drawingml/2006/picture">
                        <pic:pic>
                          <pic:nvPicPr>
                            <pic:cNvPr id="0" name="image17.png"/>
                            <pic:cNvPicPr preferRelativeResize="0"/>
                          </pic:nvPicPr>
                          <pic:blipFill>
                            <a:blip r:embed="rId269"/>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of 1.75, 2, 2.25, and 2.5 </w:t>
            </w:r>
            <w:r w:rsidDel="00000000" w:rsidR="00000000" w:rsidRPr="00000000">
              <w:rPr>
                <w:rtl w:val="0"/>
              </w:rPr>
            </w:r>
          </w:p>
        </w:tc>
      </w:tr>
      <w:tr>
        <w:trPr>
          <w:trHeight w:val="500" w:hRule="atLeast"/>
        </w:trPr>
        <w:tc>
          <w:tcPr>
            <w:vMerge w:val="restart"/>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rFonts w:ascii="Calibri" w:cs="Calibri" w:eastAsia="Calibri" w:hAnsi="Calibri"/>
                <w:b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rFonts w:ascii="Calibri" w:cs="Calibri" w:eastAsia="Calibri" w:hAnsi="Calibri"/>
                <w:sz w:val="20"/>
                <w:szCs w:val="20"/>
              </w:rPr>
            </w:pPr>
            <w:hyperlink r:id="rId270">
              <w:r w:rsidDel="00000000" w:rsidR="00000000" w:rsidRPr="00000000">
                <w:rPr>
                  <w:rFonts w:ascii="Calibri" w:cs="Calibri" w:eastAsia="Calibri" w:hAnsi="Calibri"/>
                  <w:sz w:val="20"/>
                  <w:szCs w:val="20"/>
                </w:rPr>
                <w:drawing>
                  <wp:inline distB="19050" distT="19050" distL="19050" distR="19050">
                    <wp:extent cx="571500" cy="114300"/>
                    <wp:effectExtent b="0" l="0" r="0" t="0"/>
                    <wp:docPr id="111" name="image95.png"/>
                    <a:graphic>
                      <a:graphicData uri="http://schemas.openxmlformats.org/drawingml/2006/picture">
                        <pic:pic>
                          <pic:nvPicPr>
                            <pic:cNvPr id="0" name="image95.png"/>
                            <pic:cNvPicPr preferRelativeResize="0"/>
                          </pic:nvPicPr>
                          <pic:blipFill>
                            <a:blip r:embed="rId271"/>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rFonts w:ascii="Calibri" w:cs="Calibri" w:eastAsia="Calibri" w:hAnsi="Calibri"/>
                <w:sz w:val="20"/>
                <w:szCs w:val="20"/>
              </w:rPr>
            </w:pPr>
            <w:hyperlink r:id="rId272">
              <w:r w:rsidDel="00000000" w:rsidR="00000000" w:rsidRPr="00000000">
                <w:rPr>
                  <w:rFonts w:ascii="Calibri" w:cs="Calibri" w:eastAsia="Calibri" w:hAnsi="Calibri"/>
                  <w:sz w:val="20"/>
                  <w:szCs w:val="20"/>
                </w:rPr>
                <w:drawing>
                  <wp:inline distB="19050" distT="19050" distL="19050" distR="19050">
                    <wp:extent cx="406400" cy="114300"/>
                    <wp:effectExtent b="0" l="0" r="0" t="0"/>
                    <wp:docPr id="5" name="image8.png"/>
                    <a:graphic>
                      <a:graphicData uri="http://schemas.openxmlformats.org/drawingml/2006/picture">
                        <pic:pic>
                          <pic:nvPicPr>
                            <pic:cNvPr id="0" name="image8.png"/>
                            <pic:cNvPicPr preferRelativeResize="0"/>
                          </pic:nvPicPr>
                          <pic:blipFill>
                            <a:blip r:embed="rId273"/>
                            <a:srcRect b="0" l="0" r="0" t="0"/>
                            <a:stretch>
                              <a:fillRect/>
                            </a:stretch>
                          </pic:blipFill>
                          <pic:spPr>
                            <a:xfrm>
                              <a:off x="0" y="0"/>
                              <a:ext cx="4064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rFonts w:ascii="Calibri" w:cs="Calibri" w:eastAsia="Calibri" w:hAnsi="Calibri"/>
                <w:sz w:val="20"/>
                <w:szCs w:val="20"/>
              </w:rPr>
            </w:pPr>
            <w:hyperlink r:id="rId274">
              <w:r w:rsidDel="00000000" w:rsidR="00000000" w:rsidRPr="00000000">
                <w:rPr>
                  <w:rFonts w:ascii="Calibri" w:cs="Calibri" w:eastAsia="Calibri" w:hAnsi="Calibri"/>
                  <w:sz w:val="20"/>
                  <w:szCs w:val="20"/>
                </w:rPr>
                <w:drawing>
                  <wp:inline distB="19050" distT="19050" distL="19050" distR="19050">
                    <wp:extent cx="571500" cy="114300"/>
                    <wp:effectExtent b="0" l="0" r="0" t="0"/>
                    <wp:docPr id="14" name="image11.png"/>
                    <a:graphic>
                      <a:graphicData uri="http://schemas.openxmlformats.org/drawingml/2006/picture">
                        <pic:pic>
                          <pic:nvPicPr>
                            <pic:cNvPr id="0" name="image11.png"/>
                            <pic:cNvPicPr preferRelativeResize="0"/>
                          </pic:nvPicPr>
                          <pic:blipFill>
                            <a:blip r:embed="rId275"/>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rFonts w:ascii="Calibri" w:cs="Calibri" w:eastAsia="Calibri" w:hAnsi="Calibri"/>
                <w:sz w:val="20"/>
                <w:szCs w:val="20"/>
              </w:rPr>
            </w:pPr>
            <w:hyperlink r:id="rId276">
              <w:r w:rsidDel="00000000" w:rsidR="00000000" w:rsidRPr="00000000">
                <w:rPr>
                  <w:rFonts w:ascii="Calibri" w:cs="Calibri" w:eastAsia="Calibri" w:hAnsi="Calibri"/>
                  <w:sz w:val="20"/>
                  <w:szCs w:val="20"/>
                </w:rPr>
                <w:drawing>
                  <wp:inline distB="19050" distT="19050" distL="19050" distR="19050">
                    <wp:extent cx="508000" cy="114300"/>
                    <wp:effectExtent b="0" l="0" r="0" t="0"/>
                    <wp:docPr id="80" name="image79.png"/>
                    <a:graphic>
                      <a:graphicData uri="http://schemas.openxmlformats.org/drawingml/2006/picture">
                        <pic:pic>
                          <pic:nvPicPr>
                            <pic:cNvPr id="0" name="image79.png"/>
                            <pic:cNvPicPr preferRelativeResize="0"/>
                          </pic:nvPicPr>
                          <pic:blipFill>
                            <a:blip r:embed="rId277"/>
                            <a:srcRect b="0" l="0" r="0" t="0"/>
                            <a:stretch>
                              <a:fillRect/>
                            </a:stretch>
                          </pic:blipFill>
                          <pic:spPr>
                            <a:xfrm>
                              <a:off x="0" y="0"/>
                              <a:ext cx="508000" cy="114300"/>
                            </a:xfrm>
                            <a:prstGeom prst="rect"/>
                            <a:ln/>
                          </pic:spPr>
                        </pic:pic>
                      </a:graphicData>
                    </a:graphic>
                  </wp:inline>
                </w:drawing>
              </w:r>
            </w:hyperlink>
            <w:r w:rsidDel="00000000" w:rsidR="00000000" w:rsidRPr="00000000">
              <w:rPr>
                <w:rtl w:val="0"/>
              </w:rPr>
            </w:r>
          </w:p>
        </w:tc>
      </w:tr>
      <w:tr>
        <w:trPr>
          <w:trHeight w:val="500" w:hRule="atLeast"/>
        </w:trPr>
        <w:tc>
          <w:tcPr>
            <w:vMerge w:val="continue"/>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1">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3">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4">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5">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Mumbai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9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w:t>
            </w:r>
          </w:p>
        </w:tc>
        <w:tc>
          <w:tcPr>
            <w:tcMar>
              <w:top w:w="100.0" w:type="dxa"/>
              <w:left w:w="100.0" w:type="dxa"/>
              <w:bottom w:w="100.0" w:type="dxa"/>
              <w:right w:w="100.0" w:type="dxa"/>
            </w:tcMar>
            <w:vAlign w:val="bottom"/>
          </w:tcPr>
          <w:p w:rsidR="00000000" w:rsidDel="00000000" w:rsidP="00000000" w:rsidRDefault="00000000" w:rsidRPr="00000000" w14:paraId="0000019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w:t>
            </w:r>
          </w:p>
        </w:tc>
        <w:tc>
          <w:tcPr>
            <w:tcMar>
              <w:top w:w="100.0" w:type="dxa"/>
              <w:left w:w="100.0" w:type="dxa"/>
              <w:bottom w:w="100.0" w:type="dxa"/>
              <w:right w:w="100.0" w:type="dxa"/>
            </w:tcMar>
            <w:vAlign w:val="bottom"/>
          </w:tcPr>
          <w:p w:rsidR="00000000" w:rsidDel="00000000" w:rsidP="00000000" w:rsidRDefault="00000000" w:rsidRPr="00000000" w14:paraId="0000019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w:t>
            </w:r>
          </w:p>
        </w:tc>
        <w:tc>
          <w:tcPr>
            <w:tcMar>
              <w:top w:w="100.0" w:type="dxa"/>
              <w:left w:w="100.0" w:type="dxa"/>
              <w:bottom w:w="100.0" w:type="dxa"/>
              <w:right w:w="100.0" w:type="dxa"/>
            </w:tcMar>
            <w:vAlign w:val="bottom"/>
          </w:tcPr>
          <w:p w:rsidR="00000000" w:rsidDel="00000000" w:rsidP="00000000" w:rsidRDefault="00000000" w:rsidRPr="00000000" w14:paraId="0000019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55</w:t>
            </w:r>
          </w:p>
        </w:tc>
        <w:tc>
          <w:tcPr>
            <w:tcMar>
              <w:top w:w="100.0" w:type="dxa"/>
              <w:left w:w="100.0" w:type="dxa"/>
              <w:bottom w:w="100.0" w:type="dxa"/>
              <w:right w:w="100.0" w:type="dxa"/>
            </w:tcMar>
            <w:vAlign w:val="bottom"/>
          </w:tcPr>
          <w:p w:rsidR="00000000" w:rsidDel="00000000" w:rsidP="00000000" w:rsidRDefault="00000000" w:rsidRPr="00000000" w14:paraId="0000019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w:t>
            </w:r>
          </w:p>
        </w:tc>
        <w:tc>
          <w:tcPr>
            <w:tcMar>
              <w:top w:w="100.0" w:type="dxa"/>
              <w:left w:w="100.0" w:type="dxa"/>
              <w:bottom w:w="100.0" w:type="dxa"/>
              <w:right w:w="100.0" w:type="dxa"/>
            </w:tcMar>
            <w:vAlign w:val="bottom"/>
          </w:tcPr>
          <w:p w:rsidR="00000000" w:rsidDel="00000000" w:rsidP="00000000" w:rsidRDefault="00000000" w:rsidRPr="00000000" w14:paraId="0000019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w:t>
            </w:r>
          </w:p>
        </w:tc>
        <w:tc>
          <w:tcPr>
            <w:tcMar>
              <w:top w:w="100.0" w:type="dxa"/>
              <w:left w:w="100.0" w:type="dxa"/>
              <w:bottom w:w="100.0" w:type="dxa"/>
              <w:right w:w="100.0" w:type="dxa"/>
            </w:tcMar>
            <w:vAlign w:val="bottom"/>
          </w:tcPr>
          <w:p w:rsidR="00000000" w:rsidDel="00000000" w:rsidP="00000000" w:rsidRDefault="00000000" w:rsidRPr="00000000" w14:paraId="000001A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A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47</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Delhi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A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w:t>
            </w:r>
          </w:p>
        </w:tc>
        <w:tc>
          <w:tcPr>
            <w:tcMar>
              <w:top w:w="100.0" w:type="dxa"/>
              <w:left w:w="100.0" w:type="dxa"/>
              <w:bottom w:w="100.0" w:type="dxa"/>
              <w:right w:w="100.0" w:type="dxa"/>
            </w:tcMar>
            <w:vAlign w:val="bottom"/>
          </w:tcPr>
          <w:p w:rsidR="00000000" w:rsidDel="00000000" w:rsidP="00000000" w:rsidRDefault="00000000" w:rsidRPr="00000000" w14:paraId="000001A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67</w:t>
            </w:r>
          </w:p>
        </w:tc>
        <w:tc>
          <w:tcPr>
            <w:tcMar>
              <w:top w:w="100.0" w:type="dxa"/>
              <w:left w:w="100.0" w:type="dxa"/>
              <w:bottom w:w="100.0" w:type="dxa"/>
              <w:right w:w="100.0" w:type="dxa"/>
            </w:tcMar>
            <w:vAlign w:val="bottom"/>
          </w:tcPr>
          <w:p w:rsidR="00000000" w:rsidDel="00000000" w:rsidP="00000000" w:rsidRDefault="00000000" w:rsidRPr="00000000" w14:paraId="000001A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w:t>
            </w:r>
          </w:p>
        </w:tc>
        <w:tc>
          <w:tcPr>
            <w:tcMar>
              <w:top w:w="100.0" w:type="dxa"/>
              <w:left w:w="100.0" w:type="dxa"/>
              <w:bottom w:w="100.0" w:type="dxa"/>
              <w:right w:w="100.0" w:type="dxa"/>
            </w:tcMar>
            <w:vAlign w:val="bottom"/>
          </w:tcPr>
          <w:p w:rsidR="00000000" w:rsidDel="00000000" w:rsidP="00000000" w:rsidRDefault="00000000" w:rsidRPr="00000000" w14:paraId="000001A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w:t>
            </w:r>
          </w:p>
        </w:tc>
        <w:tc>
          <w:tcPr>
            <w:tcMar>
              <w:top w:w="100.0" w:type="dxa"/>
              <w:left w:w="100.0" w:type="dxa"/>
              <w:bottom w:w="100.0" w:type="dxa"/>
              <w:right w:w="100.0" w:type="dxa"/>
            </w:tcMar>
            <w:vAlign w:val="bottom"/>
          </w:tcPr>
          <w:p w:rsidR="00000000" w:rsidDel="00000000" w:rsidP="00000000" w:rsidRDefault="00000000" w:rsidRPr="00000000" w14:paraId="000001A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w:t>
            </w:r>
          </w:p>
        </w:tc>
        <w:tc>
          <w:tcPr>
            <w:tcMar>
              <w:top w:w="100.0" w:type="dxa"/>
              <w:left w:w="100.0" w:type="dxa"/>
              <w:bottom w:w="100.0" w:type="dxa"/>
              <w:right w:w="100.0" w:type="dxa"/>
            </w:tcMar>
            <w:vAlign w:val="bottom"/>
          </w:tcPr>
          <w:p w:rsidR="00000000" w:rsidDel="00000000" w:rsidP="00000000" w:rsidRDefault="00000000" w:rsidRPr="00000000" w14:paraId="000001A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56</w:t>
            </w:r>
          </w:p>
        </w:tc>
        <w:tc>
          <w:tcPr>
            <w:tcMar>
              <w:top w:w="100.0" w:type="dxa"/>
              <w:left w:w="100.0" w:type="dxa"/>
              <w:bottom w:w="100.0" w:type="dxa"/>
              <w:right w:w="100.0" w:type="dxa"/>
            </w:tcMar>
            <w:vAlign w:val="bottom"/>
          </w:tcPr>
          <w:p w:rsidR="00000000" w:rsidDel="00000000" w:rsidP="00000000" w:rsidRDefault="00000000" w:rsidRPr="00000000" w14:paraId="000001A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A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Kolkata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A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w:t>
            </w:r>
          </w:p>
        </w:tc>
        <w:tc>
          <w:tcPr>
            <w:tcMar>
              <w:top w:w="100.0" w:type="dxa"/>
              <w:left w:w="100.0" w:type="dxa"/>
              <w:bottom w:w="100.0" w:type="dxa"/>
              <w:right w:w="100.0" w:type="dxa"/>
            </w:tcMar>
            <w:vAlign w:val="bottom"/>
          </w:tcPr>
          <w:p w:rsidR="00000000" w:rsidDel="00000000" w:rsidP="00000000" w:rsidRDefault="00000000" w:rsidRPr="00000000" w14:paraId="000001A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88</w:t>
            </w:r>
          </w:p>
        </w:tc>
        <w:tc>
          <w:tcPr>
            <w:tcMar>
              <w:top w:w="100.0" w:type="dxa"/>
              <w:left w:w="100.0" w:type="dxa"/>
              <w:bottom w:w="100.0" w:type="dxa"/>
              <w:right w:w="100.0" w:type="dxa"/>
            </w:tcMar>
            <w:vAlign w:val="bottom"/>
          </w:tcPr>
          <w:p w:rsidR="00000000" w:rsidDel="00000000" w:rsidP="00000000" w:rsidRDefault="00000000" w:rsidRPr="00000000" w14:paraId="000001A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A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78</w:t>
            </w:r>
          </w:p>
        </w:tc>
        <w:tc>
          <w:tcPr>
            <w:tcMar>
              <w:top w:w="100.0" w:type="dxa"/>
              <w:left w:w="100.0" w:type="dxa"/>
              <w:bottom w:w="100.0" w:type="dxa"/>
              <w:right w:w="100.0" w:type="dxa"/>
            </w:tcMar>
            <w:vAlign w:val="bottom"/>
          </w:tcPr>
          <w:p w:rsidR="00000000" w:rsidDel="00000000" w:rsidP="00000000" w:rsidRDefault="00000000" w:rsidRPr="00000000" w14:paraId="000001B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B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w:t>
            </w:r>
          </w:p>
        </w:tc>
        <w:tc>
          <w:tcPr>
            <w:tcMar>
              <w:top w:w="100.0" w:type="dxa"/>
              <w:left w:w="100.0" w:type="dxa"/>
              <w:bottom w:w="100.0" w:type="dxa"/>
              <w:right w:w="100.0" w:type="dxa"/>
            </w:tcMar>
            <w:vAlign w:val="bottom"/>
          </w:tcPr>
          <w:p w:rsidR="00000000" w:rsidDel="00000000" w:rsidP="00000000" w:rsidRDefault="00000000" w:rsidRPr="00000000" w14:paraId="000001B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B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66</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4">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Pune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B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B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w:t>
            </w:r>
          </w:p>
        </w:tc>
        <w:tc>
          <w:tcPr>
            <w:tcMar>
              <w:top w:w="100.0" w:type="dxa"/>
              <w:left w:w="100.0" w:type="dxa"/>
              <w:bottom w:w="100.0" w:type="dxa"/>
              <w:right w:w="100.0" w:type="dxa"/>
            </w:tcMar>
            <w:vAlign w:val="bottom"/>
          </w:tcPr>
          <w:p w:rsidR="00000000" w:rsidDel="00000000" w:rsidP="00000000" w:rsidRDefault="00000000" w:rsidRPr="00000000" w14:paraId="000001B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w:t>
            </w:r>
          </w:p>
        </w:tc>
        <w:tc>
          <w:tcPr>
            <w:tcMar>
              <w:top w:w="100.0" w:type="dxa"/>
              <w:left w:w="100.0" w:type="dxa"/>
              <w:bottom w:w="100.0" w:type="dxa"/>
              <w:right w:w="100.0" w:type="dxa"/>
            </w:tcMar>
            <w:vAlign w:val="bottom"/>
          </w:tcPr>
          <w:p w:rsidR="00000000" w:rsidDel="00000000" w:rsidP="00000000" w:rsidRDefault="00000000" w:rsidRPr="00000000" w14:paraId="000001B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w:t>
            </w:r>
          </w:p>
        </w:tc>
        <w:tc>
          <w:tcPr>
            <w:tcMar>
              <w:top w:w="100.0" w:type="dxa"/>
              <w:left w:w="100.0" w:type="dxa"/>
              <w:bottom w:w="100.0" w:type="dxa"/>
              <w:right w:w="100.0" w:type="dxa"/>
            </w:tcMar>
            <w:vAlign w:val="bottom"/>
          </w:tcPr>
          <w:p w:rsidR="00000000" w:rsidDel="00000000" w:rsidP="00000000" w:rsidRDefault="00000000" w:rsidRPr="00000000" w14:paraId="000001B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B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65</w:t>
            </w:r>
          </w:p>
        </w:tc>
        <w:tc>
          <w:tcPr>
            <w:tcMar>
              <w:top w:w="100.0" w:type="dxa"/>
              <w:left w:w="100.0" w:type="dxa"/>
              <w:bottom w:w="100.0" w:type="dxa"/>
              <w:right w:w="100.0" w:type="dxa"/>
            </w:tcMar>
            <w:vAlign w:val="bottom"/>
          </w:tcPr>
          <w:p w:rsidR="00000000" w:rsidDel="00000000" w:rsidP="00000000" w:rsidRDefault="00000000" w:rsidRPr="00000000" w14:paraId="000001B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B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D">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Nagpur</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B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B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w:t>
            </w:r>
          </w:p>
        </w:tc>
        <w:tc>
          <w:tcPr>
            <w:tcMar>
              <w:top w:w="100.0" w:type="dxa"/>
              <w:left w:w="100.0" w:type="dxa"/>
              <w:bottom w:w="100.0" w:type="dxa"/>
              <w:right w:w="100.0" w:type="dxa"/>
            </w:tcMar>
            <w:vAlign w:val="bottom"/>
          </w:tcPr>
          <w:p w:rsidR="00000000" w:rsidDel="00000000" w:rsidP="00000000" w:rsidRDefault="00000000" w:rsidRPr="00000000" w14:paraId="000001C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C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w:t>
            </w:r>
          </w:p>
        </w:tc>
        <w:tc>
          <w:tcPr>
            <w:tcMar>
              <w:top w:w="100.0" w:type="dxa"/>
              <w:left w:w="100.0" w:type="dxa"/>
              <w:bottom w:w="100.0" w:type="dxa"/>
              <w:right w:w="100.0" w:type="dxa"/>
            </w:tcMar>
            <w:vAlign w:val="bottom"/>
          </w:tcPr>
          <w:p w:rsidR="00000000" w:rsidDel="00000000" w:rsidP="00000000" w:rsidRDefault="00000000" w:rsidRPr="00000000" w14:paraId="000001C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C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67</w:t>
            </w:r>
          </w:p>
        </w:tc>
        <w:tc>
          <w:tcPr>
            <w:tcMar>
              <w:top w:w="100.0" w:type="dxa"/>
              <w:left w:w="100.0" w:type="dxa"/>
              <w:bottom w:w="100.0" w:type="dxa"/>
              <w:right w:w="100.0" w:type="dxa"/>
            </w:tcMar>
            <w:vAlign w:val="bottom"/>
          </w:tcPr>
          <w:p w:rsidR="00000000" w:rsidDel="00000000" w:rsidP="00000000" w:rsidRDefault="00000000" w:rsidRPr="00000000" w14:paraId="000001C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C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6">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India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C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w:t>
            </w:r>
          </w:p>
        </w:tc>
        <w:tc>
          <w:tcPr>
            <w:tcMar>
              <w:top w:w="100.0" w:type="dxa"/>
              <w:left w:w="100.0" w:type="dxa"/>
              <w:bottom w:w="100.0" w:type="dxa"/>
              <w:right w:w="100.0" w:type="dxa"/>
            </w:tcMar>
            <w:vAlign w:val="bottom"/>
          </w:tcPr>
          <w:p w:rsidR="00000000" w:rsidDel="00000000" w:rsidP="00000000" w:rsidRDefault="00000000" w:rsidRPr="00000000" w14:paraId="000001C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69</w:t>
            </w:r>
          </w:p>
        </w:tc>
        <w:tc>
          <w:tcPr>
            <w:tcMar>
              <w:top w:w="100.0" w:type="dxa"/>
              <w:left w:w="100.0" w:type="dxa"/>
              <w:bottom w:w="100.0" w:type="dxa"/>
              <w:right w:w="100.0" w:type="dxa"/>
            </w:tcMar>
            <w:vAlign w:val="bottom"/>
          </w:tcPr>
          <w:p w:rsidR="00000000" w:rsidDel="00000000" w:rsidP="00000000" w:rsidRDefault="00000000" w:rsidRPr="00000000" w14:paraId="000001C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w:t>
            </w:r>
          </w:p>
        </w:tc>
        <w:tc>
          <w:tcPr>
            <w:tcMar>
              <w:top w:w="100.0" w:type="dxa"/>
              <w:left w:w="100.0" w:type="dxa"/>
              <w:bottom w:w="100.0" w:type="dxa"/>
              <w:right w:w="100.0" w:type="dxa"/>
            </w:tcMar>
            <w:vAlign w:val="bottom"/>
          </w:tcPr>
          <w:p w:rsidR="00000000" w:rsidDel="00000000" w:rsidP="00000000" w:rsidRDefault="00000000" w:rsidRPr="00000000" w14:paraId="000001C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w:t>
            </w:r>
          </w:p>
        </w:tc>
        <w:tc>
          <w:tcPr>
            <w:tcMar>
              <w:top w:w="100.0" w:type="dxa"/>
              <w:left w:w="100.0" w:type="dxa"/>
              <w:bottom w:w="100.0" w:type="dxa"/>
              <w:right w:w="100.0" w:type="dxa"/>
            </w:tcMar>
            <w:vAlign w:val="bottom"/>
          </w:tcPr>
          <w:p w:rsidR="00000000" w:rsidDel="00000000" w:rsidP="00000000" w:rsidRDefault="00000000" w:rsidRPr="00000000" w14:paraId="000001C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w:t>
            </w:r>
          </w:p>
        </w:tc>
        <w:tc>
          <w:tcPr>
            <w:tcMar>
              <w:top w:w="100.0" w:type="dxa"/>
              <w:left w:w="100.0" w:type="dxa"/>
              <w:bottom w:w="100.0" w:type="dxa"/>
              <w:right w:w="100.0" w:type="dxa"/>
            </w:tcMar>
            <w:vAlign w:val="bottom"/>
          </w:tcPr>
          <w:p w:rsidR="00000000" w:rsidDel="00000000" w:rsidP="00000000" w:rsidRDefault="00000000" w:rsidRPr="00000000" w14:paraId="000001C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56</w:t>
            </w:r>
          </w:p>
        </w:tc>
        <w:tc>
          <w:tcPr>
            <w:tcMar>
              <w:top w:w="100.0" w:type="dxa"/>
              <w:left w:w="100.0" w:type="dxa"/>
              <w:bottom w:w="100.0" w:type="dxa"/>
              <w:right w:w="100.0" w:type="dxa"/>
            </w:tcMar>
            <w:vAlign w:val="bottom"/>
          </w:tcPr>
          <w:p w:rsidR="00000000" w:rsidDel="00000000" w:rsidP="00000000" w:rsidRDefault="00000000" w:rsidRPr="00000000" w14:paraId="000001C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14:paraId="000001C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w:t>
            </w:r>
          </w:p>
        </w:tc>
      </w:tr>
      <w:tr>
        <w:trPr>
          <w:trHeight w:val="500" w:hRule="atLeast"/>
        </w:trPr>
        <w:tc>
          <w:tcPr>
            <w:gridSpan w:val="9"/>
            <w:tcBorders>
              <w:top w:color="000000" w:space="0" w:sz="8" w:val="single"/>
              <w:left w:color="000000" w:space="0" w:sz="0" w:val="nil"/>
              <w:bottom w:color="000000" w:space="0" w:sz="0" w:val="nil"/>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F">
            <w:pPr>
              <w:spacing w:after="120" w:before="240" w:lineRule="auto"/>
              <w:rPr>
                <w:rFonts w:ascii="Calibri" w:cs="Calibri" w:eastAsia="Calibri" w:hAnsi="Calibri"/>
                <w:b w:val="1"/>
                <w:sz w:val="20"/>
                <w:szCs w:val="20"/>
              </w:rPr>
            </w:pPr>
            <w:r w:rsidDel="00000000" w:rsidR="00000000" w:rsidRPr="00000000">
              <w:rPr>
                <w:sz w:val="16"/>
                <w:szCs w:val="16"/>
                <w:rtl w:val="0"/>
              </w:rPr>
              <w:t xml:space="preserve">The number of days by which the peak of the outbreak is delayed as a result of initial lockdown in India from 24 March 2020 to 3 May 2020 </w:t>
            </w:r>
            <w:r w:rsidDel="00000000" w:rsidR="00000000" w:rsidRPr="00000000">
              <w:rPr>
                <w:b w:val="1"/>
                <w:sz w:val="16"/>
                <w:szCs w:val="16"/>
                <w:rtl w:val="0"/>
              </w:rPr>
              <w:t xml:space="preserve">(L)</w:t>
            </w:r>
            <w:r w:rsidDel="00000000" w:rsidR="00000000" w:rsidRPr="00000000">
              <w:rPr>
                <w:sz w:val="16"/>
                <w:szCs w:val="16"/>
                <w:rtl w:val="0"/>
              </w:rPr>
              <w:t xml:space="preserve"> and continued closure of red-light areas after the initial lockdown (</w:t>
            </w:r>
            <w:r w:rsidDel="00000000" w:rsidR="00000000" w:rsidRPr="00000000">
              <w:rPr>
                <w:b w:val="1"/>
                <w:sz w:val="16"/>
                <w:szCs w:val="16"/>
                <w:rtl w:val="0"/>
              </w:rPr>
              <w:t xml:space="preserve">L + C</w:t>
            </w:r>
            <w:r w:rsidDel="00000000" w:rsidR="00000000" w:rsidRPr="00000000">
              <w:rPr>
                <w:sz w:val="16"/>
                <w:szCs w:val="16"/>
                <w:rtl w:val="0"/>
              </w:rPr>
              <w:t xml:space="preserve">).</w:t>
            </w:r>
            <w:r w:rsidDel="00000000" w:rsidR="00000000" w:rsidRPr="00000000">
              <w:rPr>
                <w:rtl w:val="0"/>
              </w:rPr>
            </w:r>
          </w:p>
        </w:tc>
      </w:tr>
    </w:tbl>
    <w:p w:rsidR="00000000" w:rsidDel="00000000" w:rsidP="00000000" w:rsidRDefault="00000000" w:rsidRPr="00000000" w14:paraId="000001D8">
      <w:pPr>
        <w:spacing w:after="12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D9">
      <w:pPr>
        <w:spacing w:after="120" w:before="240" w:lineRule="auto"/>
        <w:rPr/>
      </w:pPr>
      <w:r w:rsidDel="00000000" w:rsidR="00000000" w:rsidRPr="00000000">
        <w:rPr>
          <w:rtl w:val="0"/>
        </w:rPr>
      </w:r>
    </w:p>
    <w:tbl>
      <w:tblPr>
        <w:tblStyle w:val="Table13"/>
        <w:tblW w:w="9345.0" w:type="dxa"/>
        <w:jc w:val="left"/>
        <w:tblInd w:w="70.0" w:type="dxa"/>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600"/>
      </w:tblPr>
      <w:tblGrid>
        <w:gridCol w:w="1065"/>
        <w:gridCol w:w="1035"/>
        <w:gridCol w:w="1035"/>
        <w:gridCol w:w="1035"/>
        <w:gridCol w:w="1035"/>
        <w:gridCol w:w="1035"/>
        <w:gridCol w:w="1035"/>
        <w:gridCol w:w="1035"/>
        <w:gridCol w:w="1035"/>
        <w:tblGridChange w:id="0">
          <w:tblGrid>
            <w:gridCol w:w="1065"/>
            <w:gridCol w:w="1035"/>
            <w:gridCol w:w="1035"/>
            <w:gridCol w:w="1035"/>
            <w:gridCol w:w="1035"/>
            <w:gridCol w:w="1035"/>
            <w:gridCol w:w="1035"/>
            <w:gridCol w:w="1035"/>
            <w:gridCol w:w="1035"/>
          </w:tblGrid>
        </w:tblGridChange>
      </w:tblGrid>
      <w:tr>
        <w:trPr>
          <w:trHeight w:val="500" w:hRule="atLeast"/>
        </w:trPr>
        <w:tc>
          <w:tcPr>
            <w:gridSpan w:val="9"/>
            <w:tcBorders>
              <w:top w:color="000000" w:space="0" w:sz="0" w:val="nil"/>
              <w:left w:color="000000" w:space="0" w:sz="0" w:val="nil"/>
              <w:bottom w:color="000000" w:space="0" w:sz="8" w:val="single"/>
              <w:right w:color="000000" w:space="0" w:sz="8" w:val="single"/>
            </w:tcBorders>
            <w:shd w:fill="9bbb59" w:val="clear"/>
            <w:tcMar>
              <w:top w:w="100.0" w:type="dxa"/>
              <w:left w:w="100.0" w:type="dxa"/>
              <w:bottom w:w="100.0" w:type="dxa"/>
              <w:right w:w="100.0" w:type="dxa"/>
            </w:tcMar>
            <w:vAlign w:val="top"/>
          </w:tcPr>
          <w:p w:rsidR="00000000" w:rsidDel="00000000" w:rsidP="00000000" w:rsidRDefault="00000000" w:rsidRPr="00000000" w14:paraId="000001DA">
            <w:pPr>
              <w:spacing w:after="120" w:before="240" w:lineRule="auto"/>
              <w:rPr>
                <w:rFonts w:ascii="Calibri" w:cs="Calibri" w:eastAsia="Calibri" w:hAnsi="Calibri"/>
                <w:b w:val="1"/>
                <w:color w:val="ffffff"/>
                <w:sz w:val="20"/>
                <w:szCs w:val="20"/>
              </w:rPr>
            </w:pPr>
            <w:r w:rsidDel="00000000" w:rsidR="00000000" w:rsidRPr="00000000">
              <w:rPr>
                <w:b w:val="1"/>
                <w:rtl w:val="0"/>
              </w:rPr>
              <w:t xml:space="preserve">Table 5: </w:t>
            </w:r>
            <w:r w:rsidDel="00000000" w:rsidR="00000000" w:rsidRPr="00000000">
              <w:rPr>
                <w:rtl w:val="0"/>
              </w:rPr>
              <w:t xml:space="preserve">Cases averted at peak of the COVID-19 pandemic for each location and </w:t>
            </w:r>
            <w:hyperlink r:id="rId278">
              <w:r w:rsidDel="00000000" w:rsidR="00000000" w:rsidRPr="00000000">
                <w:rPr/>
                <w:drawing>
                  <wp:inline distB="19050" distT="19050" distL="19050" distR="19050">
                    <wp:extent cx="152400" cy="127000"/>
                    <wp:effectExtent b="0" l="0" r="0" t="0"/>
                    <wp:docPr id="103" name="image17.png"/>
                    <a:graphic>
                      <a:graphicData uri="http://schemas.openxmlformats.org/drawingml/2006/picture">
                        <pic:pic>
                          <pic:nvPicPr>
                            <pic:cNvPr id="0" name="image17.png"/>
                            <pic:cNvPicPr preferRelativeResize="0"/>
                          </pic:nvPicPr>
                          <pic:blipFill>
                            <a:blip r:embed="rId269"/>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of 1.75, 2, 2.25, and 2.5.</w:t>
            </w:r>
            <w:r w:rsidDel="00000000" w:rsidR="00000000" w:rsidRPr="00000000">
              <w:rPr>
                <w:rtl w:val="0"/>
              </w:rPr>
            </w:r>
          </w:p>
        </w:tc>
      </w:tr>
      <w:tr>
        <w:trPr>
          <w:trHeight w:val="500" w:hRule="atLeast"/>
        </w:trPr>
        <w:tc>
          <w:tcPr>
            <w:vMerge w:val="restart"/>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3">
            <w:pPr>
              <w:widowControl w:val="0"/>
              <w:rPr>
                <w:rFonts w:ascii="Calibri" w:cs="Calibri" w:eastAsia="Calibri" w:hAnsi="Calibri"/>
                <w:b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4">
            <w:pPr>
              <w:widowControl w:val="0"/>
              <w:jc w:val="center"/>
              <w:rPr>
                <w:rFonts w:ascii="Calibri" w:cs="Calibri" w:eastAsia="Calibri" w:hAnsi="Calibri"/>
                <w:sz w:val="20"/>
                <w:szCs w:val="20"/>
              </w:rPr>
            </w:pPr>
            <w:hyperlink r:id="rId279">
              <w:r w:rsidDel="00000000" w:rsidR="00000000" w:rsidRPr="00000000">
                <w:rPr>
                  <w:rFonts w:ascii="Calibri" w:cs="Calibri" w:eastAsia="Calibri" w:hAnsi="Calibri"/>
                  <w:sz w:val="20"/>
                  <w:szCs w:val="20"/>
                </w:rPr>
                <w:drawing>
                  <wp:inline distB="19050" distT="19050" distL="19050" distR="19050">
                    <wp:extent cx="571500" cy="114300"/>
                    <wp:effectExtent b="0" l="0" r="0" t="0"/>
                    <wp:docPr id="117" name="image65.png"/>
                    <a:graphic>
                      <a:graphicData uri="http://schemas.openxmlformats.org/drawingml/2006/picture">
                        <pic:pic>
                          <pic:nvPicPr>
                            <pic:cNvPr id="0" name="image65.png"/>
                            <pic:cNvPicPr preferRelativeResize="0"/>
                          </pic:nvPicPr>
                          <pic:blipFill>
                            <a:blip r:embed="rId280"/>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6">
            <w:pPr>
              <w:widowControl w:val="0"/>
              <w:jc w:val="center"/>
              <w:rPr>
                <w:rFonts w:ascii="Calibri" w:cs="Calibri" w:eastAsia="Calibri" w:hAnsi="Calibri"/>
                <w:sz w:val="20"/>
                <w:szCs w:val="20"/>
              </w:rPr>
            </w:pPr>
            <w:hyperlink r:id="rId281">
              <w:r w:rsidDel="00000000" w:rsidR="00000000" w:rsidRPr="00000000">
                <w:rPr>
                  <w:rFonts w:ascii="Calibri" w:cs="Calibri" w:eastAsia="Calibri" w:hAnsi="Calibri"/>
                  <w:sz w:val="20"/>
                  <w:szCs w:val="20"/>
                </w:rPr>
                <w:drawing>
                  <wp:inline distB="19050" distT="19050" distL="19050" distR="19050">
                    <wp:extent cx="406400" cy="114300"/>
                    <wp:effectExtent b="0" l="0" r="0" t="0"/>
                    <wp:docPr id="133" name="image5.png"/>
                    <a:graphic>
                      <a:graphicData uri="http://schemas.openxmlformats.org/drawingml/2006/picture">
                        <pic:pic>
                          <pic:nvPicPr>
                            <pic:cNvPr id="0" name="image5.png"/>
                            <pic:cNvPicPr preferRelativeResize="0"/>
                          </pic:nvPicPr>
                          <pic:blipFill>
                            <a:blip r:embed="rId282"/>
                            <a:srcRect b="0" l="0" r="0" t="0"/>
                            <a:stretch>
                              <a:fillRect/>
                            </a:stretch>
                          </pic:blipFill>
                          <pic:spPr>
                            <a:xfrm>
                              <a:off x="0" y="0"/>
                              <a:ext cx="4064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8">
            <w:pPr>
              <w:widowControl w:val="0"/>
              <w:jc w:val="center"/>
              <w:rPr>
                <w:rFonts w:ascii="Calibri" w:cs="Calibri" w:eastAsia="Calibri" w:hAnsi="Calibri"/>
                <w:sz w:val="20"/>
                <w:szCs w:val="20"/>
              </w:rPr>
            </w:pPr>
            <w:hyperlink r:id="rId283">
              <w:r w:rsidDel="00000000" w:rsidR="00000000" w:rsidRPr="00000000">
                <w:rPr>
                  <w:rFonts w:ascii="Calibri" w:cs="Calibri" w:eastAsia="Calibri" w:hAnsi="Calibri"/>
                  <w:sz w:val="20"/>
                  <w:szCs w:val="20"/>
                </w:rPr>
                <w:drawing>
                  <wp:inline distB="19050" distT="19050" distL="19050" distR="19050">
                    <wp:extent cx="571500" cy="114300"/>
                    <wp:effectExtent b="0" l="0" r="0" t="0"/>
                    <wp:docPr id="122" name="image43.png"/>
                    <a:graphic>
                      <a:graphicData uri="http://schemas.openxmlformats.org/drawingml/2006/picture">
                        <pic:pic>
                          <pic:nvPicPr>
                            <pic:cNvPr id="0" name="image43.png"/>
                            <pic:cNvPicPr preferRelativeResize="0"/>
                          </pic:nvPicPr>
                          <pic:blipFill>
                            <a:blip r:embed="rId284"/>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A">
            <w:pPr>
              <w:widowControl w:val="0"/>
              <w:jc w:val="center"/>
              <w:rPr>
                <w:rFonts w:ascii="Calibri" w:cs="Calibri" w:eastAsia="Calibri" w:hAnsi="Calibri"/>
                <w:sz w:val="20"/>
                <w:szCs w:val="20"/>
              </w:rPr>
            </w:pPr>
            <w:hyperlink r:id="rId285">
              <w:r w:rsidDel="00000000" w:rsidR="00000000" w:rsidRPr="00000000">
                <w:rPr>
                  <w:rFonts w:ascii="Calibri" w:cs="Calibri" w:eastAsia="Calibri" w:hAnsi="Calibri"/>
                  <w:sz w:val="20"/>
                  <w:szCs w:val="20"/>
                </w:rPr>
                <w:drawing>
                  <wp:inline distB="19050" distT="19050" distL="19050" distR="19050">
                    <wp:extent cx="508000" cy="114300"/>
                    <wp:effectExtent b="0" l="0" r="0" t="0"/>
                    <wp:docPr id="86" name="image21.png"/>
                    <a:graphic>
                      <a:graphicData uri="http://schemas.openxmlformats.org/drawingml/2006/picture">
                        <pic:pic>
                          <pic:nvPicPr>
                            <pic:cNvPr id="0" name="image21.png"/>
                            <pic:cNvPicPr preferRelativeResize="0"/>
                          </pic:nvPicPr>
                          <pic:blipFill>
                            <a:blip r:embed="rId286"/>
                            <a:srcRect b="0" l="0" r="0" t="0"/>
                            <a:stretch>
                              <a:fillRect/>
                            </a:stretch>
                          </pic:blipFill>
                          <pic:spPr>
                            <a:xfrm>
                              <a:off x="0" y="0"/>
                              <a:ext cx="508000" cy="114300"/>
                            </a:xfrm>
                            <a:prstGeom prst="rect"/>
                            <a:ln/>
                          </pic:spPr>
                        </pic:pic>
                      </a:graphicData>
                    </a:graphic>
                  </wp:inline>
                </w:drawing>
              </w:r>
            </w:hyperlink>
            <w:r w:rsidDel="00000000" w:rsidR="00000000" w:rsidRPr="00000000">
              <w:rPr>
                <w:rtl w:val="0"/>
              </w:rPr>
            </w:r>
          </w:p>
        </w:tc>
      </w:tr>
      <w:tr>
        <w:trPr>
          <w:trHeight w:val="500" w:hRule="atLeast"/>
        </w:trPr>
        <w:tc>
          <w:tcPr>
            <w:vMerge w:val="continue"/>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D">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E">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0">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1">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3">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4">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Mumbai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F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406382</w:t>
            </w:r>
          </w:p>
        </w:tc>
        <w:tc>
          <w:tcPr>
            <w:tcMar>
              <w:top w:w="100.0" w:type="dxa"/>
              <w:left w:w="100.0" w:type="dxa"/>
              <w:bottom w:w="100.0" w:type="dxa"/>
              <w:right w:w="100.0" w:type="dxa"/>
            </w:tcMar>
            <w:vAlign w:val="bottom"/>
          </w:tcPr>
          <w:p w:rsidR="00000000" w:rsidDel="00000000" w:rsidP="00000000" w:rsidRDefault="00000000" w:rsidRPr="00000000" w14:paraId="000001F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430833</w:t>
            </w:r>
          </w:p>
        </w:tc>
        <w:tc>
          <w:tcPr>
            <w:tcMar>
              <w:top w:w="100.0" w:type="dxa"/>
              <w:left w:w="100.0" w:type="dxa"/>
              <w:bottom w:w="100.0" w:type="dxa"/>
              <w:right w:w="100.0" w:type="dxa"/>
            </w:tcMar>
            <w:vAlign w:val="bottom"/>
          </w:tcPr>
          <w:p w:rsidR="00000000" w:rsidDel="00000000" w:rsidP="00000000" w:rsidRDefault="00000000" w:rsidRPr="00000000" w14:paraId="000001F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373786</w:t>
            </w:r>
          </w:p>
        </w:tc>
        <w:tc>
          <w:tcPr>
            <w:tcMar>
              <w:top w:w="100.0" w:type="dxa"/>
              <w:left w:w="100.0" w:type="dxa"/>
              <w:bottom w:w="100.0" w:type="dxa"/>
              <w:right w:w="100.0" w:type="dxa"/>
            </w:tcMar>
            <w:vAlign w:val="bottom"/>
          </w:tcPr>
          <w:p w:rsidR="00000000" w:rsidDel="00000000" w:rsidP="00000000" w:rsidRDefault="00000000" w:rsidRPr="00000000" w14:paraId="000001F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391303</w:t>
            </w:r>
          </w:p>
        </w:tc>
        <w:tc>
          <w:tcPr>
            <w:tcMar>
              <w:top w:w="100.0" w:type="dxa"/>
              <w:left w:w="100.0" w:type="dxa"/>
              <w:bottom w:w="100.0" w:type="dxa"/>
              <w:right w:w="100.0" w:type="dxa"/>
            </w:tcMar>
            <w:vAlign w:val="bottom"/>
          </w:tcPr>
          <w:p w:rsidR="00000000" w:rsidDel="00000000" w:rsidP="00000000" w:rsidRDefault="00000000" w:rsidRPr="00000000" w14:paraId="000001F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336690</w:t>
            </w:r>
          </w:p>
        </w:tc>
        <w:tc>
          <w:tcPr>
            <w:tcMar>
              <w:top w:w="100.0" w:type="dxa"/>
              <w:left w:w="100.0" w:type="dxa"/>
              <w:bottom w:w="100.0" w:type="dxa"/>
              <w:right w:w="100.0" w:type="dxa"/>
            </w:tcMar>
            <w:vAlign w:val="bottom"/>
          </w:tcPr>
          <w:p w:rsidR="00000000" w:rsidDel="00000000" w:rsidP="00000000" w:rsidRDefault="00000000" w:rsidRPr="00000000" w14:paraId="000001F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355217</w:t>
            </w:r>
          </w:p>
        </w:tc>
        <w:tc>
          <w:tcPr>
            <w:tcMar>
              <w:top w:w="100.0" w:type="dxa"/>
              <w:left w:w="100.0" w:type="dxa"/>
              <w:bottom w:w="100.0" w:type="dxa"/>
              <w:right w:w="100.0" w:type="dxa"/>
            </w:tcMar>
            <w:vAlign w:val="bottom"/>
          </w:tcPr>
          <w:p w:rsidR="00000000" w:rsidDel="00000000" w:rsidP="00000000" w:rsidRDefault="00000000" w:rsidRPr="00000000" w14:paraId="000001F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297533</w:t>
            </w:r>
          </w:p>
        </w:tc>
        <w:tc>
          <w:tcPr>
            <w:tcMar>
              <w:top w:w="100.0" w:type="dxa"/>
              <w:left w:w="100.0" w:type="dxa"/>
              <w:bottom w:w="100.0" w:type="dxa"/>
              <w:right w:w="100.0" w:type="dxa"/>
            </w:tcMar>
            <w:vAlign w:val="bottom"/>
          </w:tcPr>
          <w:p w:rsidR="00000000" w:rsidDel="00000000" w:rsidP="00000000" w:rsidRDefault="00000000" w:rsidRPr="00000000" w14:paraId="000001F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309497</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E">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Delhi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F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392862</w:t>
            </w:r>
          </w:p>
        </w:tc>
        <w:tc>
          <w:tcPr>
            <w:tcMar>
              <w:top w:w="100.0" w:type="dxa"/>
              <w:left w:w="100.0" w:type="dxa"/>
              <w:bottom w:w="100.0" w:type="dxa"/>
              <w:right w:w="100.0" w:type="dxa"/>
            </w:tcMar>
            <w:vAlign w:val="bottom"/>
          </w:tcPr>
          <w:p w:rsidR="00000000" w:rsidDel="00000000" w:rsidP="00000000" w:rsidRDefault="00000000" w:rsidRPr="00000000" w14:paraId="0000020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442815</w:t>
            </w:r>
          </w:p>
        </w:tc>
        <w:tc>
          <w:tcPr>
            <w:tcMar>
              <w:top w:w="100.0" w:type="dxa"/>
              <w:left w:w="100.0" w:type="dxa"/>
              <w:bottom w:w="100.0" w:type="dxa"/>
              <w:right w:w="100.0" w:type="dxa"/>
            </w:tcMar>
            <w:vAlign w:val="bottom"/>
          </w:tcPr>
          <w:p w:rsidR="00000000" w:rsidDel="00000000" w:rsidP="00000000" w:rsidRDefault="00000000" w:rsidRPr="00000000" w14:paraId="0000020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351466</w:t>
            </w:r>
          </w:p>
        </w:tc>
        <w:tc>
          <w:tcPr>
            <w:tcMar>
              <w:top w:w="100.0" w:type="dxa"/>
              <w:left w:w="100.0" w:type="dxa"/>
              <w:bottom w:w="100.0" w:type="dxa"/>
              <w:right w:w="100.0" w:type="dxa"/>
            </w:tcMar>
            <w:vAlign w:val="bottom"/>
          </w:tcPr>
          <w:p w:rsidR="00000000" w:rsidDel="00000000" w:rsidP="00000000" w:rsidRDefault="00000000" w:rsidRPr="00000000" w14:paraId="0000020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394864</w:t>
            </w:r>
          </w:p>
        </w:tc>
        <w:tc>
          <w:tcPr>
            <w:tcMar>
              <w:top w:w="100.0" w:type="dxa"/>
              <w:left w:w="100.0" w:type="dxa"/>
              <w:bottom w:w="100.0" w:type="dxa"/>
              <w:right w:w="100.0" w:type="dxa"/>
            </w:tcMar>
            <w:vAlign w:val="bottom"/>
          </w:tcPr>
          <w:p w:rsidR="00000000" w:rsidDel="00000000" w:rsidP="00000000" w:rsidRDefault="00000000" w:rsidRPr="00000000" w14:paraId="0000020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327108</w:t>
            </w:r>
          </w:p>
        </w:tc>
        <w:tc>
          <w:tcPr>
            <w:tcMar>
              <w:top w:w="100.0" w:type="dxa"/>
              <w:left w:w="100.0" w:type="dxa"/>
              <w:bottom w:w="100.0" w:type="dxa"/>
              <w:right w:w="100.0" w:type="dxa"/>
            </w:tcMar>
            <w:vAlign w:val="bottom"/>
          </w:tcPr>
          <w:p w:rsidR="00000000" w:rsidDel="00000000" w:rsidP="00000000" w:rsidRDefault="00000000" w:rsidRPr="00000000" w14:paraId="0000020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363467</w:t>
            </w:r>
          </w:p>
        </w:tc>
        <w:tc>
          <w:tcPr>
            <w:tcMar>
              <w:top w:w="100.0" w:type="dxa"/>
              <w:left w:w="100.0" w:type="dxa"/>
              <w:bottom w:w="100.0" w:type="dxa"/>
              <w:right w:w="100.0" w:type="dxa"/>
            </w:tcMar>
            <w:vAlign w:val="bottom"/>
          </w:tcPr>
          <w:p w:rsidR="00000000" w:rsidDel="00000000" w:rsidP="00000000" w:rsidRDefault="00000000" w:rsidRPr="00000000" w14:paraId="0000020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282754</w:t>
            </w:r>
          </w:p>
        </w:tc>
        <w:tc>
          <w:tcPr>
            <w:tcMar>
              <w:top w:w="100.0" w:type="dxa"/>
              <w:left w:w="100.0" w:type="dxa"/>
              <w:bottom w:w="100.0" w:type="dxa"/>
              <w:right w:w="100.0" w:type="dxa"/>
            </w:tcMar>
            <w:vAlign w:val="bottom"/>
          </w:tcPr>
          <w:p w:rsidR="00000000" w:rsidDel="00000000" w:rsidP="00000000" w:rsidRDefault="00000000" w:rsidRPr="00000000" w14:paraId="0000020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315053</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Kolkata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0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280198</w:t>
            </w:r>
          </w:p>
        </w:tc>
        <w:tc>
          <w:tcPr>
            <w:tcMar>
              <w:top w:w="100.0" w:type="dxa"/>
              <w:left w:w="100.0" w:type="dxa"/>
              <w:bottom w:w="100.0" w:type="dxa"/>
              <w:right w:w="100.0" w:type="dxa"/>
            </w:tcMar>
            <w:vAlign w:val="bottom"/>
          </w:tcPr>
          <w:p w:rsidR="00000000" w:rsidDel="00000000" w:rsidP="00000000" w:rsidRDefault="00000000" w:rsidRPr="00000000" w14:paraId="0000020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821236</w:t>
            </w:r>
          </w:p>
        </w:tc>
        <w:tc>
          <w:tcPr>
            <w:tcMar>
              <w:top w:w="100.0" w:type="dxa"/>
              <w:left w:w="100.0" w:type="dxa"/>
              <w:bottom w:w="100.0" w:type="dxa"/>
              <w:right w:w="100.0" w:type="dxa"/>
            </w:tcMar>
            <w:vAlign w:val="bottom"/>
          </w:tcPr>
          <w:p w:rsidR="00000000" w:rsidDel="00000000" w:rsidP="00000000" w:rsidRDefault="00000000" w:rsidRPr="00000000" w14:paraId="0000020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254716</w:t>
            </w:r>
          </w:p>
        </w:tc>
        <w:tc>
          <w:tcPr>
            <w:tcMar>
              <w:top w:w="100.0" w:type="dxa"/>
              <w:left w:w="100.0" w:type="dxa"/>
              <w:bottom w:w="100.0" w:type="dxa"/>
              <w:right w:w="100.0" w:type="dxa"/>
            </w:tcMar>
            <w:vAlign w:val="bottom"/>
          </w:tcPr>
          <w:p w:rsidR="00000000" w:rsidDel="00000000" w:rsidP="00000000" w:rsidRDefault="00000000" w:rsidRPr="00000000" w14:paraId="0000020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708907</w:t>
            </w:r>
          </w:p>
        </w:tc>
        <w:tc>
          <w:tcPr>
            <w:tcMar>
              <w:top w:w="100.0" w:type="dxa"/>
              <w:left w:w="100.0" w:type="dxa"/>
              <w:bottom w:w="100.0" w:type="dxa"/>
              <w:right w:w="100.0" w:type="dxa"/>
            </w:tcMar>
            <w:vAlign w:val="bottom"/>
          </w:tcPr>
          <w:p w:rsidR="00000000" w:rsidDel="00000000" w:rsidP="00000000" w:rsidRDefault="00000000" w:rsidRPr="00000000" w14:paraId="0000020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235757</w:t>
            </w:r>
          </w:p>
        </w:tc>
        <w:tc>
          <w:tcPr>
            <w:tcMar>
              <w:top w:w="100.0" w:type="dxa"/>
              <w:left w:w="100.0" w:type="dxa"/>
              <w:bottom w:w="100.0" w:type="dxa"/>
              <w:right w:w="100.0" w:type="dxa"/>
            </w:tcMar>
            <w:vAlign w:val="bottom"/>
          </w:tcPr>
          <w:p w:rsidR="00000000" w:rsidDel="00000000" w:rsidP="00000000" w:rsidRDefault="00000000" w:rsidRPr="00000000" w14:paraId="0000020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615728</w:t>
            </w:r>
          </w:p>
        </w:tc>
        <w:tc>
          <w:tcPr>
            <w:tcMar>
              <w:top w:w="100.0" w:type="dxa"/>
              <w:left w:w="100.0" w:type="dxa"/>
              <w:bottom w:w="100.0" w:type="dxa"/>
              <w:right w:w="100.0" w:type="dxa"/>
            </w:tcMar>
            <w:vAlign w:val="bottom"/>
          </w:tcPr>
          <w:p w:rsidR="00000000" w:rsidDel="00000000" w:rsidP="00000000" w:rsidRDefault="00000000" w:rsidRPr="00000000" w14:paraId="0000020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210994</w:t>
            </w:r>
          </w:p>
        </w:tc>
        <w:tc>
          <w:tcPr>
            <w:tcMar>
              <w:top w:w="100.0" w:type="dxa"/>
              <w:left w:w="100.0" w:type="dxa"/>
              <w:bottom w:w="100.0" w:type="dxa"/>
              <w:right w:w="100.0" w:type="dxa"/>
            </w:tcMar>
            <w:vAlign w:val="bottom"/>
          </w:tcPr>
          <w:p w:rsidR="00000000" w:rsidDel="00000000" w:rsidP="00000000" w:rsidRDefault="00000000" w:rsidRPr="00000000" w14:paraId="0000020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549790</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0">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Pune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1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126336</w:t>
            </w:r>
          </w:p>
        </w:tc>
        <w:tc>
          <w:tcPr>
            <w:tcMar>
              <w:top w:w="100.0" w:type="dxa"/>
              <w:left w:w="100.0" w:type="dxa"/>
              <w:bottom w:w="100.0" w:type="dxa"/>
              <w:right w:w="100.0" w:type="dxa"/>
            </w:tcMar>
            <w:vAlign w:val="bottom"/>
          </w:tcPr>
          <w:p w:rsidR="00000000" w:rsidDel="00000000" w:rsidP="00000000" w:rsidRDefault="00000000" w:rsidRPr="00000000" w14:paraId="0000021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364320</w:t>
            </w:r>
          </w:p>
        </w:tc>
        <w:tc>
          <w:tcPr>
            <w:tcMar>
              <w:top w:w="100.0" w:type="dxa"/>
              <w:left w:w="100.0" w:type="dxa"/>
              <w:bottom w:w="100.0" w:type="dxa"/>
              <w:right w:w="100.0" w:type="dxa"/>
            </w:tcMar>
            <w:vAlign w:val="bottom"/>
          </w:tcPr>
          <w:p w:rsidR="00000000" w:rsidDel="00000000" w:rsidP="00000000" w:rsidRDefault="00000000" w:rsidRPr="00000000" w14:paraId="0000021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113762</w:t>
            </w:r>
          </w:p>
        </w:tc>
        <w:tc>
          <w:tcPr>
            <w:tcMar>
              <w:top w:w="100.0" w:type="dxa"/>
              <w:left w:w="100.0" w:type="dxa"/>
              <w:bottom w:w="100.0" w:type="dxa"/>
              <w:right w:w="100.0" w:type="dxa"/>
            </w:tcMar>
            <w:vAlign w:val="bottom"/>
          </w:tcPr>
          <w:p w:rsidR="00000000" w:rsidDel="00000000" w:rsidP="00000000" w:rsidRDefault="00000000" w:rsidRPr="00000000" w14:paraId="0000021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312827</w:t>
            </w:r>
          </w:p>
        </w:tc>
        <w:tc>
          <w:tcPr>
            <w:tcMar>
              <w:top w:w="100.0" w:type="dxa"/>
              <w:left w:w="100.0" w:type="dxa"/>
              <w:bottom w:w="100.0" w:type="dxa"/>
              <w:right w:w="100.0" w:type="dxa"/>
            </w:tcMar>
            <w:vAlign w:val="bottom"/>
          </w:tcPr>
          <w:p w:rsidR="00000000" w:rsidDel="00000000" w:rsidP="00000000" w:rsidRDefault="00000000" w:rsidRPr="00000000" w14:paraId="0000021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103488</w:t>
            </w:r>
          </w:p>
        </w:tc>
        <w:tc>
          <w:tcPr>
            <w:tcMar>
              <w:top w:w="100.0" w:type="dxa"/>
              <w:left w:w="100.0" w:type="dxa"/>
              <w:bottom w:w="100.0" w:type="dxa"/>
              <w:right w:w="100.0" w:type="dxa"/>
            </w:tcMar>
            <w:vAlign w:val="bottom"/>
          </w:tcPr>
          <w:p w:rsidR="00000000" w:rsidDel="00000000" w:rsidP="00000000" w:rsidRDefault="00000000" w:rsidRPr="00000000" w14:paraId="0000021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275905</w:t>
            </w:r>
          </w:p>
        </w:tc>
        <w:tc>
          <w:tcPr>
            <w:tcMar>
              <w:top w:w="100.0" w:type="dxa"/>
              <w:left w:w="100.0" w:type="dxa"/>
              <w:bottom w:w="100.0" w:type="dxa"/>
              <w:right w:w="100.0" w:type="dxa"/>
            </w:tcMar>
            <w:vAlign w:val="bottom"/>
          </w:tcPr>
          <w:p w:rsidR="00000000" w:rsidDel="00000000" w:rsidP="00000000" w:rsidRDefault="00000000" w:rsidRPr="00000000" w14:paraId="0000021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93401</w:t>
            </w:r>
          </w:p>
        </w:tc>
        <w:tc>
          <w:tcPr>
            <w:tcMar>
              <w:top w:w="100.0" w:type="dxa"/>
              <w:left w:w="100.0" w:type="dxa"/>
              <w:bottom w:w="100.0" w:type="dxa"/>
              <w:right w:w="100.0" w:type="dxa"/>
            </w:tcMar>
            <w:vAlign w:val="bottom"/>
          </w:tcPr>
          <w:p w:rsidR="00000000" w:rsidDel="00000000" w:rsidP="00000000" w:rsidRDefault="00000000" w:rsidRPr="00000000" w14:paraId="0000021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237451</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Nagpur</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1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56378</w:t>
            </w:r>
          </w:p>
        </w:tc>
        <w:tc>
          <w:tcPr>
            <w:tcMar>
              <w:top w:w="100.0" w:type="dxa"/>
              <w:left w:w="100.0" w:type="dxa"/>
              <w:bottom w:w="100.0" w:type="dxa"/>
              <w:right w:w="100.0" w:type="dxa"/>
            </w:tcMar>
            <w:vAlign w:val="bottom"/>
          </w:tcPr>
          <w:p w:rsidR="00000000" w:rsidDel="00000000" w:rsidP="00000000" w:rsidRDefault="00000000" w:rsidRPr="00000000" w14:paraId="0000021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104360</w:t>
            </w:r>
          </w:p>
        </w:tc>
        <w:tc>
          <w:tcPr>
            <w:tcMar>
              <w:top w:w="100.0" w:type="dxa"/>
              <w:left w:w="100.0" w:type="dxa"/>
              <w:bottom w:w="100.0" w:type="dxa"/>
              <w:right w:w="100.0" w:type="dxa"/>
            </w:tcMar>
            <w:vAlign w:val="bottom"/>
          </w:tcPr>
          <w:p w:rsidR="00000000" w:rsidDel="00000000" w:rsidP="00000000" w:rsidRDefault="00000000" w:rsidRPr="00000000" w14:paraId="0000021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50418</w:t>
            </w:r>
          </w:p>
        </w:tc>
        <w:tc>
          <w:tcPr>
            <w:tcMar>
              <w:top w:w="100.0" w:type="dxa"/>
              <w:left w:w="100.0" w:type="dxa"/>
              <w:bottom w:w="100.0" w:type="dxa"/>
              <w:right w:w="100.0" w:type="dxa"/>
            </w:tcMar>
            <w:vAlign w:val="bottom"/>
          </w:tcPr>
          <w:p w:rsidR="00000000" w:rsidDel="00000000" w:rsidP="00000000" w:rsidRDefault="00000000" w:rsidRPr="00000000" w14:paraId="0000021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91980</w:t>
            </w:r>
          </w:p>
        </w:tc>
        <w:tc>
          <w:tcPr>
            <w:tcMar>
              <w:top w:w="100.0" w:type="dxa"/>
              <w:left w:w="100.0" w:type="dxa"/>
              <w:bottom w:w="100.0" w:type="dxa"/>
              <w:right w:w="100.0" w:type="dxa"/>
            </w:tcMar>
            <w:vAlign w:val="bottom"/>
          </w:tcPr>
          <w:p w:rsidR="00000000" w:rsidDel="00000000" w:rsidP="00000000" w:rsidRDefault="00000000" w:rsidRPr="00000000" w14:paraId="0000021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46152</w:t>
            </w:r>
          </w:p>
        </w:tc>
        <w:tc>
          <w:tcPr>
            <w:tcMar>
              <w:top w:w="100.0" w:type="dxa"/>
              <w:left w:w="100.0" w:type="dxa"/>
              <w:bottom w:w="100.0" w:type="dxa"/>
              <w:right w:w="100.0" w:type="dxa"/>
            </w:tcMar>
            <w:vAlign w:val="bottom"/>
          </w:tcPr>
          <w:p w:rsidR="00000000" w:rsidDel="00000000" w:rsidP="00000000" w:rsidRDefault="00000000" w:rsidRPr="00000000" w14:paraId="0000021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82115</w:t>
            </w:r>
          </w:p>
        </w:tc>
        <w:tc>
          <w:tcPr>
            <w:tcMar>
              <w:top w:w="100.0" w:type="dxa"/>
              <w:left w:w="100.0" w:type="dxa"/>
              <w:bottom w:w="100.0" w:type="dxa"/>
              <w:right w:w="100.0" w:type="dxa"/>
            </w:tcMar>
            <w:vAlign w:val="bottom"/>
          </w:tcPr>
          <w:p w:rsidR="00000000" w:rsidDel="00000000" w:rsidP="00000000" w:rsidRDefault="00000000" w:rsidRPr="00000000" w14:paraId="0000022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42399</w:t>
            </w:r>
          </w:p>
        </w:tc>
        <w:tc>
          <w:tcPr>
            <w:tcMar>
              <w:top w:w="100.0" w:type="dxa"/>
              <w:left w:w="100.0" w:type="dxa"/>
              <w:bottom w:w="100.0" w:type="dxa"/>
              <w:right w:w="100.0" w:type="dxa"/>
            </w:tcMar>
            <w:vAlign w:val="bottom"/>
          </w:tcPr>
          <w:p w:rsidR="00000000" w:rsidDel="00000000" w:rsidP="00000000" w:rsidRDefault="00000000" w:rsidRPr="00000000" w14:paraId="0000022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72839</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2">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India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2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27673902</w:t>
            </w:r>
          </w:p>
        </w:tc>
        <w:tc>
          <w:tcPr>
            <w:tcMar>
              <w:top w:w="100.0" w:type="dxa"/>
              <w:left w:w="100.0" w:type="dxa"/>
              <w:bottom w:w="100.0" w:type="dxa"/>
              <w:right w:w="100.0" w:type="dxa"/>
            </w:tcMar>
            <w:vAlign w:val="bottom"/>
          </w:tcPr>
          <w:p w:rsidR="00000000" w:rsidDel="00000000" w:rsidP="00000000" w:rsidRDefault="00000000" w:rsidRPr="00000000" w14:paraId="0000022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29093347</w:t>
            </w:r>
          </w:p>
        </w:tc>
        <w:tc>
          <w:tcPr>
            <w:tcMar>
              <w:top w:w="100.0" w:type="dxa"/>
              <w:left w:w="100.0" w:type="dxa"/>
              <w:bottom w:w="100.0" w:type="dxa"/>
              <w:right w:w="100.0" w:type="dxa"/>
            </w:tcMar>
            <w:vAlign w:val="bottom"/>
          </w:tcPr>
          <w:p w:rsidR="00000000" w:rsidDel="00000000" w:rsidP="00000000" w:rsidRDefault="00000000" w:rsidRPr="00000000" w14:paraId="0000022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24602292</w:t>
            </w:r>
          </w:p>
        </w:tc>
        <w:tc>
          <w:tcPr>
            <w:tcMar>
              <w:top w:w="100.0" w:type="dxa"/>
              <w:left w:w="100.0" w:type="dxa"/>
              <w:bottom w:w="100.0" w:type="dxa"/>
              <w:right w:w="100.0" w:type="dxa"/>
            </w:tcMar>
            <w:vAlign w:val="bottom"/>
          </w:tcPr>
          <w:p w:rsidR="00000000" w:rsidDel="00000000" w:rsidP="00000000" w:rsidRDefault="00000000" w:rsidRPr="00000000" w14:paraId="0000022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25761200</w:t>
            </w:r>
          </w:p>
        </w:tc>
        <w:tc>
          <w:tcPr>
            <w:tcMar>
              <w:top w:w="100.0" w:type="dxa"/>
              <w:left w:w="100.0" w:type="dxa"/>
              <w:bottom w:w="100.0" w:type="dxa"/>
              <w:right w:w="100.0" w:type="dxa"/>
            </w:tcMar>
            <w:vAlign w:val="bottom"/>
          </w:tcPr>
          <w:p w:rsidR="00000000" w:rsidDel="00000000" w:rsidP="00000000" w:rsidRDefault="00000000" w:rsidRPr="00000000" w14:paraId="0000022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22121167</w:t>
            </w:r>
          </w:p>
        </w:tc>
        <w:tc>
          <w:tcPr>
            <w:tcMar>
              <w:top w:w="100.0" w:type="dxa"/>
              <w:left w:w="100.0" w:type="dxa"/>
              <w:bottom w:w="100.0" w:type="dxa"/>
              <w:right w:w="100.0" w:type="dxa"/>
            </w:tcMar>
            <w:vAlign w:val="bottom"/>
          </w:tcPr>
          <w:p w:rsidR="00000000" w:rsidDel="00000000" w:rsidP="00000000" w:rsidRDefault="00000000" w:rsidRPr="00000000" w14:paraId="0000022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22987948</w:t>
            </w:r>
          </w:p>
        </w:tc>
        <w:tc>
          <w:tcPr>
            <w:tcMar>
              <w:top w:w="100.0" w:type="dxa"/>
              <w:left w:w="100.0" w:type="dxa"/>
              <w:bottom w:w="100.0" w:type="dxa"/>
              <w:right w:w="100.0" w:type="dxa"/>
            </w:tcMar>
            <w:vAlign w:val="bottom"/>
          </w:tcPr>
          <w:p w:rsidR="00000000" w:rsidDel="00000000" w:rsidP="00000000" w:rsidRDefault="00000000" w:rsidRPr="00000000" w14:paraId="0000022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20568259</w:t>
            </w:r>
          </w:p>
        </w:tc>
        <w:tc>
          <w:tcPr>
            <w:tcMar>
              <w:top w:w="100.0" w:type="dxa"/>
              <w:left w:w="100.0" w:type="dxa"/>
              <w:bottom w:w="100.0" w:type="dxa"/>
              <w:right w:w="100.0" w:type="dxa"/>
            </w:tcMar>
            <w:vAlign w:val="bottom"/>
          </w:tcPr>
          <w:p w:rsidR="00000000" w:rsidDel="00000000" w:rsidP="00000000" w:rsidRDefault="00000000" w:rsidRPr="00000000" w14:paraId="0000022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21442155</w:t>
            </w:r>
          </w:p>
        </w:tc>
      </w:tr>
      <w:tr>
        <w:trPr>
          <w:trHeight w:val="500" w:hRule="atLeast"/>
        </w:trPr>
        <w:tc>
          <w:tcPr>
            <w:gridSpan w:val="9"/>
            <w:tcBorders>
              <w:top w:color="000000" w:space="0" w:sz="8" w:val="single"/>
              <w:left w:color="000000" w:space="0" w:sz="0" w:val="nil"/>
              <w:bottom w:color="000000" w:space="0" w:sz="0" w:val="nil"/>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B">
            <w:pPr>
              <w:spacing w:after="120" w:before="240" w:lineRule="auto"/>
              <w:rPr>
                <w:sz w:val="16"/>
                <w:szCs w:val="16"/>
              </w:rPr>
            </w:pPr>
            <w:r w:rsidDel="00000000" w:rsidR="00000000" w:rsidRPr="00000000">
              <w:rPr>
                <w:sz w:val="16"/>
                <w:szCs w:val="16"/>
                <w:rtl w:val="0"/>
              </w:rPr>
              <w:t xml:space="preserve">The number of cases averted at the peak of the outbreak as a result of initial lockdown in India from 24 March 2020 to 3 May 2020  </w:t>
            </w:r>
            <w:r w:rsidDel="00000000" w:rsidR="00000000" w:rsidRPr="00000000">
              <w:rPr>
                <w:b w:val="1"/>
                <w:sz w:val="16"/>
                <w:szCs w:val="16"/>
                <w:rtl w:val="0"/>
              </w:rPr>
              <w:t xml:space="preserve">(L)</w:t>
            </w:r>
            <w:r w:rsidDel="00000000" w:rsidR="00000000" w:rsidRPr="00000000">
              <w:rPr>
                <w:sz w:val="16"/>
                <w:szCs w:val="16"/>
                <w:rtl w:val="0"/>
              </w:rPr>
              <w:t xml:space="preserve"> and continued closure of red-light areas after the initial lockdown (</w:t>
            </w:r>
            <w:r w:rsidDel="00000000" w:rsidR="00000000" w:rsidRPr="00000000">
              <w:rPr>
                <w:b w:val="1"/>
                <w:sz w:val="16"/>
                <w:szCs w:val="16"/>
                <w:rtl w:val="0"/>
              </w:rPr>
              <w:t xml:space="preserve">L + C</w:t>
            </w:r>
            <w:r w:rsidDel="00000000" w:rsidR="00000000" w:rsidRPr="00000000">
              <w:rPr>
                <w:sz w:val="16"/>
                <w:szCs w:val="16"/>
                <w:rtl w:val="0"/>
              </w:rPr>
              <w:t xml:space="preserve">).</w:t>
            </w:r>
          </w:p>
          <w:p w:rsidR="00000000" w:rsidDel="00000000" w:rsidP="00000000" w:rsidRDefault="00000000" w:rsidRPr="00000000" w14:paraId="0000022C">
            <w:pPr>
              <w:spacing w:after="120" w:before="240" w:lineRule="auto"/>
              <w:rPr>
                <w:sz w:val="16"/>
                <w:szCs w:val="16"/>
              </w:rPr>
            </w:pPr>
            <w:r w:rsidDel="00000000" w:rsidR="00000000" w:rsidRPr="00000000">
              <w:rPr>
                <w:rtl w:val="0"/>
              </w:rPr>
            </w:r>
          </w:p>
          <w:p w:rsidR="00000000" w:rsidDel="00000000" w:rsidP="00000000" w:rsidRDefault="00000000" w:rsidRPr="00000000" w14:paraId="0000022D">
            <w:pPr>
              <w:spacing w:after="120" w:before="240" w:lineRule="auto"/>
              <w:rPr>
                <w:sz w:val="16"/>
                <w:szCs w:val="16"/>
              </w:rPr>
            </w:pPr>
            <w:r w:rsidDel="00000000" w:rsidR="00000000" w:rsidRPr="00000000">
              <w:rPr>
                <w:rtl w:val="0"/>
              </w:rPr>
            </w:r>
          </w:p>
          <w:p w:rsidR="00000000" w:rsidDel="00000000" w:rsidP="00000000" w:rsidRDefault="00000000" w:rsidRPr="00000000" w14:paraId="0000022E">
            <w:pPr>
              <w:spacing w:after="120" w:before="240" w:lineRule="auto"/>
              <w:rPr>
                <w:sz w:val="16"/>
                <w:szCs w:val="16"/>
              </w:rPr>
            </w:pPr>
            <w:r w:rsidDel="00000000" w:rsidR="00000000" w:rsidRPr="00000000">
              <w:rPr>
                <w:rtl w:val="0"/>
              </w:rPr>
            </w:r>
          </w:p>
          <w:p w:rsidR="00000000" w:rsidDel="00000000" w:rsidP="00000000" w:rsidRDefault="00000000" w:rsidRPr="00000000" w14:paraId="0000022F">
            <w:pPr>
              <w:spacing w:after="120" w:before="240" w:lineRule="auto"/>
              <w:rPr>
                <w:sz w:val="16"/>
                <w:szCs w:val="16"/>
              </w:rPr>
            </w:pPr>
            <w:r w:rsidDel="00000000" w:rsidR="00000000" w:rsidRPr="00000000">
              <w:rPr>
                <w:rtl w:val="0"/>
              </w:rPr>
            </w:r>
          </w:p>
          <w:p w:rsidR="00000000" w:rsidDel="00000000" w:rsidP="00000000" w:rsidRDefault="00000000" w:rsidRPr="00000000" w14:paraId="00000230">
            <w:pPr>
              <w:spacing w:after="120" w:before="240" w:lineRule="auto"/>
              <w:rPr>
                <w:sz w:val="16"/>
                <w:szCs w:val="16"/>
              </w:rPr>
            </w:pPr>
            <w:r w:rsidDel="00000000" w:rsidR="00000000" w:rsidRPr="00000000">
              <w:rPr>
                <w:rtl w:val="0"/>
              </w:rPr>
            </w:r>
          </w:p>
          <w:p w:rsidR="00000000" w:rsidDel="00000000" w:rsidP="00000000" w:rsidRDefault="00000000" w:rsidRPr="00000000" w14:paraId="00000231">
            <w:pPr>
              <w:spacing w:after="120" w:before="240" w:lineRule="auto"/>
              <w:rPr>
                <w:sz w:val="16"/>
                <w:szCs w:val="16"/>
              </w:rPr>
            </w:pPr>
            <w:r w:rsidDel="00000000" w:rsidR="00000000" w:rsidRPr="00000000">
              <w:rPr>
                <w:rtl w:val="0"/>
              </w:rPr>
            </w:r>
          </w:p>
          <w:p w:rsidR="00000000" w:rsidDel="00000000" w:rsidP="00000000" w:rsidRDefault="00000000" w:rsidRPr="00000000" w14:paraId="00000232">
            <w:pPr>
              <w:spacing w:after="120" w:before="240" w:lineRule="auto"/>
              <w:rPr>
                <w:sz w:val="16"/>
                <w:szCs w:val="16"/>
              </w:rPr>
            </w:pPr>
            <w:r w:rsidDel="00000000" w:rsidR="00000000" w:rsidRPr="00000000">
              <w:rPr>
                <w:rtl w:val="0"/>
              </w:rPr>
            </w:r>
          </w:p>
          <w:p w:rsidR="00000000" w:rsidDel="00000000" w:rsidP="00000000" w:rsidRDefault="00000000" w:rsidRPr="00000000" w14:paraId="00000233">
            <w:pPr>
              <w:spacing w:after="120" w:before="240" w:lineRule="auto"/>
              <w:rPr>
                <w:sz w:val="16"/>
                <w:szCs w:val="16"/>
              </w:rPr>
            </w:pPr>
            <w:r w:rsidDel="00000000" w:rsidR="00000000" w:rsidRPr="00000000">
              <w:rPr>
                <w:rtl w:val="0"/>
              </w:rPr>
            </w:r>
          </w:p>
          <w:p w:rsidR="00000000" w:rsidDel="00000000" w:rsidP="00000000" w:rsidRDefault="00000000" w:rsidRPr="00000000" w14:paraId="00000234">
            <w:pPr>
              <w:spacing w:after="120" w:before="240" w:lineRule="auto"/>
              <w:rPr>
                <w:sz w:val="16"/>
                <w:szCs w:val="16"/>
              </w:rPr>
            </w:pPr>
            <w:r w:rsidDel="00000000" w:rsidR="00000000" w:rsidRPr="00000000">
              <w:rPr>
                <w:rtl w:val="0"/>
              </w:rPr>
            </w:r>
          </w:p>
          <w:p w:rsidR="00000000" w:rsidDel="00000000" w:rsidP="00000000" w:rsidRDefault="00000000" w:rsidRPr="00000000" w14:paraId="00000235">
            <w:pPr>
              <w:spacing w:after="120" w:before="240" w:lineRule="auto"/>
              <w:rPr>
                <w:sz w:val="16"/>
                <w:szCs w:val="16"/>
              </w:rPr>
            </w:pPr>
            <w:r w:rsidDel="00000000" w:rsidR="00000000" w:rsidRPr="00000000">
              <w:rPr>
                <w:rtl w:val="0"/>
              </w:rPr>
            </w:r>
          </w:p>
          <w:p w:rsidR="00000000" w:rsidDel="00000000" w:rsidP="00000000" w:rsidRDefault="00000000" w:rsidRPr="00000000" w14:paraId="00000236">
            <w:pPr>
              <w:spacing w:after="120" w:before="240" w:lineRule="auto"/>
              <w:rPr>
                <w:sz w:val="16"/>
                <w:szCs w:val="16"/>
              </w:rPr>
            </w:pPr>
            <w:r w:rsidDel="00000000" w:rsidR="00000000" w:rsidRPr="00000000">
              <w:rPr>
                <w:rtl w:val="0"/>
              </w:rPr>
            </w:r>
          </w:p>
          <w:p w:rsidR="00000000" w:rsidDel="00000000" w:rsidP="00000000" w:rsidRDefault="00000000" w:rsidRPr="00000000" w14:paraId="00000237">
            <w:pPr>
              <w:spacing w:after="120" w:before="240" w:lineRule="auto"/>
              <w:rPr>
                <w:sz w:val="16"/>
                <w:szCs w:val="16"/>
              </w:rPr>
            </w:pPr>
            <w:r w:rsidDel="00000000" w:rsidR="00000000" w:rsidRPr="00000000">
              <w:rPr>
                <w:rtl w:val="0"/>
              </w:rPr>
            </w:r>
          </w:p>
        </w:tc>
      </w:tr>
    </w:tbl>
    <w:p w:rsidR="00000000" w:rsidDel="00000000" w:rsidP="00000000" w:rsidRDefault="00000000" w:rsidRPr="00000000" w14:paraId="00000240">
      <w:pPr>
        <w:spacing w:after="120" w:before="240" w:lineRule="auto"/>
        <w:rPr>
          <w:b w:val="1"/>
        </w:rPr>
      </w:pPr>
      <w:r w:rsidDel="00000000" w:rsidR="00000000" w:rsidRPr="00000000">
        <w:rPr>
          <w:rtl w:val="0"/>
        </w:rPr>
      </w:r>
    </w:p>
    <w:p w:rsidR="00000000" w:rsidDel="00000000" w:rsidP="00000000" w:rsidRDefault="00000000" w:rsidRPr="00000000" w14:paraId="00000241">
      <w:pPr>
        <w:spacing w:after="120" w:before="240" w:lineRule="auto"/>
        <w:rPr/>
      </w:pPr>
      <w:r w:rsidDel="00000000" w:rsidR="00000000" w:rsidRPr="00000000">
        <w:rPr>
          <w:rtl w:val="0"/>
        </w:rPr>
      </w:r>
    </w:p>
    <w:p w:rsidR="00000000" w:rsidDel="00000000" w:rsidP="00000000" w:rsidRDefault="00000000" w:rsidRPr="00000000" w14:paraId="00000242">
      <w:pPr>
        <w:spacing w:after="120" w:before="240" w:lineRule="auto"/>
        <w:rPr/>
      </w:pPr>
      <w:r w:rsidDel="00000000" w:rsidR="00000000" w:rsidRPr="00000000">
        <w:rPr>
          <w:rtl w:val="0"/>
        </w:rPr>
      </w:r>
    </w:p>
    <w:tbl>
      <w:tblPr>
        <w:tblStyle w:val="Table14"/>
        <w:tblW w:w="9345.0" w:type="dxa"/>
        <w:jc w:val="left"/>
        <w:tblInd w:w="70.0" w:type="dxa"/>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600"/>
      </w:tblPr>
      <w:tblGrid>
        <w:gridCol w:w="1065"/>
        <w:gridCol w:w="1035"/>
        <w:gridCol w:w="1035"/>
        <w:gridCol w:w="1035"/>
        <w:gridCol w:w="1035"/>
        <w:gridCol w:w="1035"/>
        <w:gridCol w:w="1035"/>
        <w:gridCol w:w="1035"/>
        <w:gridCol w:w="1035"/>
        <w:tblGridChange w:id="0">
          <w:tblGrid>
            <w:gridCol w:w="1065"/>
            <w:gridCol w:w="1035"/>
            <w:gridCol w:w="1035"/>
            <w:gridCol w:w="1035"/>
            <w:gridCol w:w="1035"/>
            <w:gridCol w:w="1035"/>
            <w:gridCol w:w="1035"/>
            <w:gridCol w:w="1035"/>
            <w:gridCol w:w="1035"/>
          </w:tblGrid>
        </w:tblGridChange>
      </w:tblGrid>
      <w:tr>
        <w:trPr>
          <w:trHeight w:val="500" w:hRule="atLeast"/>
        </w:trPr>
        <w:tc>
          <w:tcPr>
            <w:gridSpan w:val="9"/>
            <w:tcBorders>
              <w:top w:color="000000" w:space="0" w:sz="0" w:val="nil"/>
              <w:left w:color="000000" w:space="0" w:sz="0" w:val="nil"/>
              <w:bottom w:color="000000" w:space="0" w:sz="8" w:val="single"/>
              <w:right w:color="000000" w:space="0" w:sz="8" w:val="single"/>
            </w:tcBorders>
            <w:shd w:fill="9bbb59" w:val="clear"/>
            <w:tcMar>
              <w:top w:w="100.0" w:type="dxa"/>
              <w:left w:w="100.0" w:type="dxa"/>
              <w:bottom w:w="100.0" w:type="dxa"/>
              <w:right w:w="100.0" w:type="dxa"/>
            </w:tcMar>
            <w:vAlign w:val="top"/>
          </w:tcPr>
          <w:p w:rsidR="00000000" w:rsidDel="00000000" w:rsidP="00000000" w:rsidRDefault="00000000" w:rsidRPr="00000000" w14:paraId="00000243">
            <w:pPr>
              <w:spacing w:after="120" w:before="240" w:lineRule="auto"/>
              <w:rPr>
                <w:rFonts w:ascii="Calibri" w:cs="Calibri" w:eastAsia="Calibri" w:hAnsi="Calibri"/>
                <w:b w:val="1"/>
                <w:color w:val="ffffff"/>
                <w:sz w:val="20"/>
                <w:szCs w:val="20"/>
              </w:rPr>
            </w:pPr>
            <w:r w:rsidDel="00000000" w:rsidR="00000000" w:rsidRPr="00000000">
              <w:rPr>
                <w:b w:val="1"/>
                <w:rtl w:val="0"/>
              </w:rPr>
              <w:t xml:space="preserve">Table 6: </w:t>
            </w:r>
            <w:r w:rsidDel="00000000" w:rsidR="00000000" w:rsidRPr="00000000">
              <w:rPr>
                <w:rtl w:val="0"/>
              </w:rPr>
              <w:t xml:space="preserve">Hospitalization averted at peak of the COVID-19 pandemic for each location and </w:t>
            </w:r>
            <w:hyperlink r:id="rId287">
              <w:r w:rsidDel="00000000" w:rsidR="00000000" w:rsidRPr="00000000">
                <w:rPr/>
                <w:drawing>
                  <wp:inline distB="19050" distT="19050" distL="19050" distR="19050">
                    <wp:extent cx="152400" cy="127000"/>
                    <wp:effectExtent b="0" l="0" r="0" t="0"/>
                    <wp:docPr id="109" name="image17.png"/>
                    <a:graphic>
                      <a:graphicData uri="http://schemas.openxmlformats.org/drawingml/2006/picture">
                        <pic:pic>
                          <pic:nvPicPr>
                            <pic:cNvPr id="0" name="image17.png"/>
                            <pic:cNvPicPr preferRelativeResize="0"/>
                          </pic:nvPicPr>
                          <pic:blipFill>
                            <a:blip r:embed="rId269"/>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of 1.75, 2, 2.25, and 2.5.</w:t>
            </w:r>
            <w:r w:rsidDel="00000000" w:rsidR="00000000" w:rsidRPr="00000000">
              <w:rPr>
                <w:rtl w:val="0"/>
              </w:rPr>
            </w:r>
          </w:p>
        </w:tc>
      </w:tr>
      <w:tr>
        <w:trPr>
          <w:trHeight w:val="500" w:hRule="atLeast"/>
        </w:trPr>
        <w:tc>
          <w:tcPr>
            <w:vMerge w:val="restart"/>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C">
            <w:pPr>
              <w:widowControl w:val="0"/>
              <w:rPr>
                <w:rFonts w:ascii="Calibri" w:cs="Calibri" w:eastAsia="Calibri" w:hAnsi="Calibri"/>
                <w:b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D">
            <w:pPr>
              <w:widowControl w:val="0"/>
              <w:jc w:val="center"/>
              <w:rPr>
                <w:rFonts w:ascii="Calibri" w:cs="Calibri" w:eastAsia="Calibri" w:hAnsi="Calibri"/>
                <w:sz w:val="20"/>
                <w:szCs w:val="20"/>
              </w:rPr>
            </w:pPr>
            <w:hyperlink r:id="rId288">
              <w:r w:rsidDel="00000000" w:rsidR="00000000" w:rsidRPr="00000000">
                <w:rPr>
                  <w:rFonts w:ascii="Calibri" w:cs="Calibri" w:eastAsia="Calibri" w:hAnsi="Calibri"/>
                  <w:sz w:val="20"/>
                  <w:szCs w:val="20"/>
                </w:rPr>
                <w:drawing>
                  <wp:inline distB="19050" distT="19050" distL="19050" distR="19050">
                    <wp:extent cx="571500" cy="114300"/>
                    <wp:effectExtent b="0" l="0" r="0" t="0"/>
                    <wp:docPr id="71" name="image65.png"/>
                    <a:graphic>
                      <a:graphicData uri="http://schemas.openxmlformats.org/drawingml/2006/picture">
                        <pic:pic>
                          <pic:nvPicPr>
                            <pic:cNvPr id="0" name="image65.png"/>
                            <pic:cNvPicPr preferRelativeResize="0"/>
                          </pic:nvPicPr>
                          <pic:blipFill>
                            <a:blip r:embed="rId280"/>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F">
            <w:pPr>
              <w:widowControl w:val="0"/>
              <w:jc w:val="center"/>
              <w:rPr>
                <w:rFonts w:ascii="Calibri" w:cs="Calibri" w:eastAsia="Calibri" w:hAnsi="Calibri"/>
                <w:sz w:val="20"/>
                <w:szCs w:val="20"/>
              </w:rPr>
            </w:pPr>
            <w:hyperlink r:id="rId289">
              <w:r w:rsidDel="00000000" w:rsidR="00000000" w:rsidRPr="00000000">
                <w:rPr>
                  <w:rFonts w:ascii="Calibri" w:cs="Calibri" w:eastAsia="Calibri" w:hAnsi="Calibri"/>
                  <w:sz w:val="20"/>
                  <w:szCs w:val="20"/>
                </w:rPr>
                <w:drawing>
                  <wp:inline distB="19050" distT="19050" distL="19050" distR="19050">
                    <wp:extent cx="406400" cy="114300"/>
                    <wp:effectExtent b="0" l="0" r="0" t="0"/>
                    <wp:docPr id="41" name="image5.png"/>
                    <a:graphic>
                      <a:graphicData uri="http://schemas.openxmlformats.org/drawingml/2006/picture">
                        <pic:pic>
                          <pic:nvPicPr>
                            <pic:cNvPr id="0" name="image5.png"/>
                            <pic:cNvPicPr preferRelativeResize="0"/>
                          </pic:nvPicPr>
                          <pic:blipFill>
                            <a:blip r:embed="rId282"/>
                            <a:srcRect b="0" l="0" r="0" t="0"/>
                            <a:stretch>
                              <a:fillRect/>
                            </a:stretch>
                          </pic:blipFill>
                          <pic:spPr>
                            <a:xfrm>
                              <a:off x="0" y="0"/>
                              <a:ext cx="4064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1">
            <w:pPr>
              <w:widowControl w:val="0"/>
              <w:jc w:val="center"/>
              <w:rPr>
                <w:rFonts w:ascii="Calibri" w:cs="Calibri" w:eastAsia="Calibri" w:hAnsi="Calibri"/>
                <w:sz w:val="20"/>
                <w:szCs w:val="20"/>
              </w:rPr>
            </w:pPr>
            <w:hyperlink r:id="rId290">
              <w:r w:rsidDel="00000000" w:rsidR="00000000" w:rsidRPr="00000000">
                <w:rPr>
                  <w:rFonts w:ascii="Calibri" w:cs="Calibri" w:eastAsia="Calibri" w:hAnsi="Calibri"/>
                  <w:sz w:val="20"/>
                  <w:szCs w:val="20"/>
                </w:rPr>
                <w:drawing>
                  <wp:inline distB="19050" distT="19050" distL="19050" distR="19050">
                    <wp:extent cx="571500" cy="114300"/>
                    <wp:effectExtent b="0" l="0" r="0" t="0"/>
                    <wp:docPr id="39" name="image43.png"/>
                    <a:graphic>
                      <a:graphicData uri="http://schemas.openxmlformats.org/drawingml/2006/picture">
                        <pic:pic>
                          <pic:nvPicPr>
                            <pic:cNvPr id="0" name="image43.png"/>
                            <pic:cNvPicPr preferRelativeResize="0"/>
                          </pic:nvPicPr>
                          <pic:blipFill>
                            <a:blip r:embed="rId284"/>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3">
            <w:pPr>
              <w:widowControl w:val="0"/>
              <w:jc w:val="center"/>
              <w:rPr>
                <w:rFonts w:ascii="Calibri" w:cs="Calibri" w:eastAsia="Calibri" w:hAnsi="Calibri"/>
                <w:sz w:val="20"/>
                <w:szCs w:val="20"/>
              </w:rPr>
            </w:pPr>
            <w:hyperlink r:id="rId291">
              <w:r w:rsidDel="00000000" w:rsidR="00000000" w:rsidRPr="00000000">
                <w:rPr>
                  <w:rFonts w:ascii="Calibri" w:cs="Calibri" w:eastAsia="Calibri" w:hAnsi="Calibri"/>
                  <w:sz w:val="20"/>
                  <w:szCs w:val="20"/>
                </w:rPr>
                <w:drawing>
                  <wp:inline distB="19050" distT="19050" distL="19050" distR="19050">
                    <wp:extent cx="508000" cy="114300"/>
                    <wp:effectExtent b="0" l="0" r="0" t="0"/>
                    <wp:docPr id="28" name="image21.png"/>
                    <a:graphic>
                      <a:graphicData uri="http://schemas.openxmlformats.org/drawingml/2006/picture">
                        <pic:pic>
                          <pic:nvPicPr>
                            <pic:cNvPr id="0" name="image21.png"/>
                            <pic:cNvPicPr preferRelativeResize="0"/>
                          </pic:nvPicPr>
                          <pic:blipFill>
                            <a:blip r:embed="rId286"/>
                            <a:srcRect b="0" l="0" r="0" t="0"/>
                            <a:stretch>
                              <a:fillRect/>
                            </a:stretch>
                          </pic:blipFill>
                          <pic:spPr>
                            <a:xfrm>
                              <a:off x="0" y="0"/>
                              <a:ext cx="508000" cy="114300"/>
                            </a:xfrm>
                            <a:prstGeom prst="rect"/>
                            <a:ln/>
                          </pic:spPr>
                        </pic:pic>
                      </a:graphicData>
                    </a:graphic>
                  </wp:inline>
                </w:drawing>
              </w:r>
            </w:hyperlink>
            <w:r w:rsidDel="00000000" w:rsidR="00000000" w:rsidRPr="00000000">
              <w:rPr>
                <w:rtl w:val="0"/>
              </w:rPr>
            </w:r>
          </w:p>
        </w:tc>
      </w:tr>
      <w:tr>
        <w:trPr>
          <w:trHeight w:val="500" w:hRule="atLeast"/>
        </w:trPr>
        <w:tc>
          <w:tcPr>
            <w:vMerge w:val="continue"/>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6">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7">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A">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B">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D">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Mumbai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5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95469</w:t>
            </w:r>
          </w:p>
        </w:tc>
        <w:tc>
          <w:tcPr>
            <w:tcMar>
              <w:top w:w="100.0" w:type="dxa"/>
              <w:left w:w="100.0" w:type="dxa"/>
              <w:bottom w:w="100.0" w:type="dxa"/>
              <w:right w:w="100.0" w:type="dxa"/>
            </w:tcMar>
            <w:vAlign w:val="bottom"/>
          </w:tcPr>
          <w:p w:rsidR="00000000" w:rsidDel="00000000" w:rsidP="00000000" w:rsidRDefault="00000000" w:rsidRPr="00000000" w14:paraId="0000026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99713</w:t>
            </w:r>
          </w:p>
        </w:tc>
        <w:tc>
          <w:tcPr>
            <w:tcMar>
              <w:top w:w="100.0" w:type="dxa"/>
              <w:left w:w="100.0" w:type="dxa"/>
              <w:bottom w:w="100.0" w:type="dxa"/>
              <w:right w:w="100.0" w:type="dxa"/>
            </w:tcMar>
            <w:vAlign w:val="bottom"/>
          </w:tcPr>
          <w:p w:rsidR="00000000" w:rsidDel="00000000" w:rsidP="00000000" w:rsidRDefault="00000000" w:rsidRPr="00000000" w14:paraId="0000026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81482</w:t>
            </w:r>
          </w:p>
        </w:tc>
        <w:tc>
          <w:tcPr>
            <w:tcMar>
              <w:top w:w="100.0" w:type="dxa"/>
              <w:left w:w="100.0" w:type="dxa"/>
              <w:bottom w:w="100.0" w:type="dxa"/>
              <w:right w:w="100.0" w:type="dxa"/>
            </w:tcMar>
            <w:vAlign w:val="bottom"/>
          </w:tcPr>
          <w:p w:rsidR="00000000" w:rsidDel="00000000" w:rsidP="00000000" w:rsidRDefault="00000000" w:rsidRPr="00000000" w14:paraId="0000026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84836</w:t>
            </w:r>
          </w:p>
        </w:tc>
        <w:tc>
          <w:tcPr>
            <w:tcMar>
              <w:top w:w="100.0" w:type="dxa"/>
              <w:left w:w="100.0" w:type="dxa"/>
              <w:bottom w:w="100.0" w:type="dxa"/>
              <w:right w:w="100.0" w:type="dxa"/>
            </w:tcMar>
            <w:vAlign w:val="bottom"/>
          </w:tcPr>
          <w:p w:rsidR="00000000" w:rsidDel="00000000" w:rsidP="00000000" w:rsidRDefault="00000000" w:rsidRPr="00000000" w14:paraId="0000026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69974</w:t>
            </w:r>
          </w:p>
        </w:tc>
        <w:tc>
          <w:tcPr>
            <w:tcMar>
              <w:top w:w="100.0" w:type="dxa"/>
              <w:left w:w="100.0" w:type="dxa"/>
              <w:bottom w:w="100.0" w:type="dxa"/>
              <w:right w:w="100.0" w:type="dxa"/>
            </w:tcMar>
            <w:vAlign w:val="bottom"/>
          </w:tcPr>
          <w:p w:rsidR="00000000" w:rsidDel="00000000" w:rsidP="00000000" w:rsidRDefault="00000000" w:rsidRPr="00000000" w14:paraId="0000026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72435</w:t>
            </w:r>
          </w:p>
        </w:tc>
        <w:tc>
          <w:tcPr>
            <w:tcMar>
              <w:top w:w="100.0" w:type="dxa"/>
              <w:left w:w="100.0" w:type="dxa"/>
              <w:bottom w:w="100.0" w:type="dxa"/>
              <w:right w:w="100.0" w:type="dxa"/>
            </w:tcMar>
            <w:vAlign w:val="bottom"/>
          </w:tcPr>
          <w:p w:rsidR="00000000" w:rsidDel="00000000" w:rsidP="00000000" w:rsidRDefault="00000000" w:rsidRPr="00000000" w14:paraId="0000026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60290</w:t>
            </w:r>
          </w:p>
        </w:tc>
        <w:tc>
          <w:tcPr>
            <w:tcMar>
              <w:top w:w="100.0" w:type="dxa"/>
              <w:left w:w="100.0" w:type="dxa"/>
              <w:bottom w:w="100.0" w:type="dxa"/>
              <w:right w:w="100.0" w:type="dxa"/>
            </w:tcMar>
            <w:vAlign w:val="bottom"/>
          </w:tcPr>
          <w:p w:rsidR="00000000" w:rsidDel="00000000" w:rsidP="00000000" w:rsidRDefault="00000000" w:rsidRPr="00000000" w14:paraId="0000026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61360</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7">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Delhi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6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88713</w:t>
            </w:r>
          </w:p>
        </w:tc>
        <w:tc>
          <w:tcPr>
            <w:tcMar>
              <w:top w:w="100.0" w:type="dxa"/>
              <w:left w:w="100.0" w:type="dxa"/>
              <w:bottom w:w="100.0" w:type="dxa"/>
              <w:right w:w="100.0" w:type="dxa"/>
            </w:tcMar>
            <w:vAlign w:val="bottom"/>
          </w:tcPr>
          <w:p w:rsidR="00000000" w:rsidDel="00000000" w:rsidP="00000000" w:rsidRDefault="00000000" w:rsidRPr="00000000" w14:paraId="0000026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98497</w:t>
            </w:r>
          </w:p>
        </w:tc>
        <w:tc>
          <w:tcPr>
            <w:tcMar>
              <w:top w:w="100.0" w:type="dxa"/>
              <w:left w:w="100.0" w:type="dxa"/>
              <w:bottom w:w="100.0" w:type="dxa"/>
              <w:right w:w="100.0" w:type="dxa"/>
            </w:tcMar>
            <w:vAlign w:val="bottom"/>
          </w:tcPr>
          <w:p w:rsidR="00000000" w:rsidDel="00000000" w:rsidP="00000000" w:rsidRDefault="00000000" w:rsidRPr="00000000" w14:paraId="0000026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74531</w:t>
            </w:r>
          </w:p>
        </w:tc>
        <w:tc>
          <w:tcPr>
            <w:tcMar>
              <w:top w:w="100.0" w:type="dxa"/>
              <w:left w:w="100.0" w:type="dxa"/>
              <w:bottom w:w="100.0" w:type="dxa"/>
              <w:right w:w="100.0" w:type="dxa"/>
            </w:tcMar>
            <w:vAlign w:val="bottom"/>
          </w:tcPr>
          <w:p w:rsidR="00000000" w:rsidDel="00000000" w:rsidP="00000000" w:rsidRDefault="00000000" w:rsidRPr="00000000" w14:paraId="0000026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81802</w:t>
            </w:r>
          </w:p>
        </w:tc>
        <w:tc>
          <w:tcPr>
            <w:tcMar>
              <w:top w:w="100.0" w:type="dxa"/>
              <w:left w:w="100.0" w:type="dxa"/>
              <w:bottom w:w="100.0" w:type="dxa"/>
              <w:right w:w="100.0" w:type="dxa"/>
            </w:tcMar>
            <w:vAlign w:val="bottom"/>
          </w:tcPr>
          <w:p w:rsidR="00000000" w:rsidDel="00000000" w:rsidP="00000000" w:rsidRDefault="00000000" w:rsidRPr="00000000" w14:paraId="0000026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64583</w:t>
            </w:r>
          </w:p>
        </w:tc>
        <w:tc>
          <w:tcPr>
            <w:tcMar>
              <w:top w:w="100.0" w:type="dxa"/>
              <w:left w:w="100.0" w:type="dxa"/>
              <w:bottom w:w="100.0" w:type="dxa"/>
              <w:right w:w="100.0" w:type="dxa"/>
            </w:tcMar>
            <w:vAlign w:val="bottom"/>
          </w:tcPr>
          <w:p w:rsidR="00000000" w:rsidDel="00000000" w:rsidP="00000000" w:rsidRDefault="00000000" w:rsidRPr="00000000" w14:paraId="0000026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69833</w:t>
            </w:r>
          </w:p>
        </w:tc>
        <w:tc>
          <w:tcPr>
            <w:tcMar>
              <w:top w:w="100.0" w:type="dxa"/>
              <w:left w:w="100.0" w:type="dxa"/>
              <w:bottom w:w="100.0" w:type="dxa"/>
              <w:right w:w="100.0" w:type="dxa"/>
            </w:tcMar>
            <w:vAlign w:val="bottom"/>
          </w:tcPr>
          <w:p w:rsidR="00000000" w:rsidDel="00000000" w:rsidP="00000000" w:rsidRDefault="00000000" w:rsidRPr="00000000" w14:paraId="0000026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56204</w:t>
            </w:r>
          </w:p>
        </w:tc>
        <w:tc>
          <w:tcPr>
            <w:tcMar>
              <w:top w:w="100.0" w:type="dxa"/>
              <w:left w:w="100.0" w:type="dxa"/>
              <w:bottom w:w="100.0" w:type="dxa"/>
              <w:right w:w="100.0" w:type="dxa"/>
            </w:tcMar>
            <w:vAlign w:val="bottom"/>
          </w:tcPr>
          <w:p w:rsidR="00000000" w:rsidDel="00000000" w:rsidP="00000000" w:rsidRDefault="00000000" w:rsidRPr="00000000" w14:paraId="0000026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60388</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0">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Kolkata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7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59423</w:t>
            </w:r>
          </w:p>
        </w:tc>
        <w:tc>
          <w:tcPr>
            <w:tcMar>
              <w:top w:w="100.0" w:type="dxa"/>
              <w:left w:w="100.0" w:type="dxa"/>
              <w:bottom w:w="100.0" w:type="dxa"/>
              <w:right w:w="100.0" w:type="dxa"/>
            </w:tcMar>
            <w:vAlign w:val="bottom"/>
          </w:tcPr>
          <w:p w:rsidR="00000000" w:rsidDel="00000000" w:rsidP="00000000" w:rsidRDefault="00000000" w:rsidRPr="00000000" w14:paraId="0000027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158271</w:t>
            </w:r>
          </w:p>
        </w:tc>
        <w:tc>
          <w:tcPr>
            <w:tcMar>
              <w:top w:w="100.0" w:type="dxa"/>
              <w:left w:w="100.0" w:type="dxa"/>
              <w:bottom w:w="100.0" w:type="dxa"/>
              <w:right w:w="100.0" w:type="dxa"/>
            </w:tcMar>
            <w:vAlign w:val="bottom"/>
          </w:tcPr>
          <w:p w:rsidR="00000000" w:rsidDel="00000000" w:rsidP="00000000" w:rsidRDefault="00000000" w:rsidRPr="00000000" w14:paraId="0000027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51375</w:t>
            </w:r>
          </w:p>
        </w:tc>
        <w:tc>
          <w:tcPr>
            <w:tcMar>
              <w:top w:w="100.0" w:type="dxa"/>
              <w:left w:w="100.0" w:type="dxa"/>
              <w:bottom w:w="100.0" w:type="dxa"/>
              <w:right w:w="100.0" w:type="dxa"/>
            </w:tcMar>
            <w:vAlign w:val="bottom"/>
          </w:tcPr>
          <w:p w:rsidR="00000000" w:rsidDel="00000000" w:rsidP="00000000" w:rsidRDefault="00000000" w:rsidRPr="00000000" w14:paraId="0000027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128298</w:t>
            </w:r>
          </w:p>
        </w:tc>
        <w:tc>
          <w:tcPr>
            <w:tcMar>
              <w:top w:w="100.0" w:type="dxa"/>
              <w:left w:w="100.0" w:type="dxa"/>
              <w:bottom w:w="100.0" w:type="dxa"/>
              <w:right w:w="100.0" w:type="dxa"/>
            </w:tcMar>
            <w:vAlign w:val="bottom"/>
          </w:tcPr>
          <w:p w:rsidR="00000000" w:rsidDel="00000000" w:rsidP="00000000" w:rsidRDefault="00000000" w:rsidRPr="00000000" w14:paraId="0000027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44974</w:t>
            </w:r>
          </w:p>
        </w:tc>
        <w:tc>
          <w:tcPr>
            <w:tcMar>
              <w:top w:w="100.0" w:type="dxa"/>
              <w:left w:w="100.0" w:type="dxa"/>
              <w:bottom w:w="100.0" w:type="dxa"/>
              <w:right w:w="100.0" w:type="dxa"/>
            </w:tcMar>
            <w:vAlign w:val="bottom"/>
          </w:tcPr>
          <w:p w:rsidR="00000000" w:rsidDel="00000000" w:rsidP="00000000" w:rsidRDefault="00000000" w:rsidRPr="00000000" w14:paraId="0000027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105621</w:t>
            </w:r>
          </w:p>
        </w:tc>
        <w:tc>
          <w:tcPr>
            <w:tcMar>
              <w:top w:w="100.0" w:type="dxa"/>
              <w:left w:w="100.0" w:type="dxa"/>
              <w:bottom w:w="100.0" w:type="dxa"/>
              <w:right w:w="100.0" w:type="dxa"/>
            </w:tcMar>
            <w:vAlign w:val="bottom"/>
          </w:tcPr>
          <w:p w:rsidR="00000000" w:rsidDel="00000000" w:rsidP="00000000" w:rsidRDefault="00000000" w:rsidRPr="00000000" w14:paraId="0000027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37729</w:t>
            </w:r>
          </w:p>
        </w:tc>
        <w:tc>
          <w:tcPr>
            <w:tcMar>
              <w:top w:w="100.0" w:type="dxa"/>
              <w:left w:w="100.0" w:type="dxa"/>
              <w:bottom w:w="100.0" w:type="dxa"/>
              <w:right w:w="100.0" w:type="dxa"/>
            </w:tcMar>
            <w:vAlign w:val="bottom"/>
          </w:tcPr>
          <w:p w:rsidR="00000000" w:rsidDel="00000000" w:rsidP="00000000" w:rsidRDefault="00000000" w:rsidRPr="00000000" w14:paraId="0000027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86730</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9">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Pune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7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27462</w:t>
            </w:r>
          </w:p>
        </w:tc>
        <w:tc>
          <w:tcPr>
            <w:tcMar>
              <w:top w:w="100.0" w:type="dxa"/>
              <w:left w:w="100.0" w:type="dxa"/>
              <w:bottom w:w="100.0" w:type="dxa"/>
              <w:right w:w="100.0" w:type="dxa"/>
            </w:tcMar>
            <w:vAlign w:val="bottom"/>
          </w:tcPr>
          <w:p w:rsidR="00000000" w:rsidDel="00000000" w:rsidP="00000000" w:rsidRDefault="00000000" w:rsidRPr="00000000" w14:paraId="0000027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71723</w:t>
            </w:r>
          </w:p>
        </w:tc>
        <w:tc>
          <w:tcPr>
            <w:tcMar>
              <w:top w:w="100.0" w:type="dxa"/>
              <w:left w:w="100.0" w:type="dxa"/>
              <w:bottom w:w="100.0" w:type="dxa"/>
              <w:right w:w="100.0" w:type="dxa"/>
            </w:tcMar>
            <w:vAlign w:val="bottom"/>
          </w:tcPr>
          <w:p w:rsidR="00000000" w:rsidDel="00000000" w:rsidP="00000000" w:rsidRDefault="00000000" w:rsidRPr="00000000" w14:paraId="0000027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23454</w:t>
            </w:r>
          </w:p>
        </w:tc>
        <w:tc>
          <w:tcPr>
            <w:tcMar>
              <w:top w:w="100.0" w:type="dxa"/>
              <w:left w:w="100.0" w:type="dxa"/>
              <w:bottom w:w="100.0" w:type="dxa"/>
              <w:right w:w="100.0" w:type="dxa"/>
            </w:tcMar>
            <w:vAlign w:val="bottom"/>
          </w:tcPr>
          <w:p w:rsidR="00000000" w:rsidDel="00000000" w:rsidP="00000000" w:rsidRDefault="00000000" w:rsidRPr="00000000" w14:paraId="0000027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57978</w:t>
            </w:r>
          </w:p>
        </w:tc>
        <w:tc>
          <w:tcPr>
            <w:tcMar>
              <w:top w:w="100.0" w:type="dxa"/>
              <w:left w:w="100.0" w:type="dxa"/>
              <w:bottom w:w="100.0" w:type="dxa"/>
              <w:right w:w="100.0" w:type="dxa"/>
            </w:tcMar>
            <w:vAlign w:val="bottom"/>
          </w:tcPr>
          <w:p w:rsidR="00000000" w:rsidDel="00000000" w:rsidP="00000000" w:rsidRDefault="00000000" w:rsidRPr="00000000" w14:paraId="0000027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20202</w:t>
            </w:r>
          </w:p>
        </w:tc>
        <w:tc>
          <w:tcPr>
            <w:tcMar>
              <w:top w:w="100.0" w:type="dxa"/>
              <w:left w:w="100.0" w:type="dxa"/>
              <w:bottom w:w="100.0" w:type="dxa"/>
              <w:right w:w="100.0" w:type="dxa"/>
            </w:tcMar>
            <w:vAlign w:val="bottom"/>
          </w:tcPr>
          <w:p w:rsidR="00000000" w:rsidDel="00000000" w:rsidP="00000000" w:rsidRDefault="00000000" w:rsidRPr="00000000" w14:paraId="0000027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48051</w:t>
            </w:r>
          </w:p>
        </w:tc>
        <w:tc>
          <w:tcPr>
            <w:tcMar>
              <w:top w:w="100.0" w:type="dxa"/>
              <w:left w:w="100.0" w:type="dxa"/>
              <w:bottom w:w="100.0" w:type="dxa"/>
              <w:right w:w="100.0" w:type="dxa"/>
            </w:tcMar>
            <w:vAlign w:val="bottom"/>
          </w:tcPr>
          <w:p w:rsidR="00000000" w:rsidDel="00000000" w:rsidP="00000000" w:rsidRDefault="00000000" w:rsidRPr="00000000" w14:paraId="0000028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17752</w:t>
            </w:r>
          </w:p>
        </w:tc>
        <w:tc>
          <w:tcPr>
            <w:tcMar>
              <w:top w:w="100.0" w:type="dxa"/>
              <w:left w:w="100.0" w:type="dxa"/>
              <w:bottom w:w="100.0" w:type="dxa"/>
              <w:right w:w="100.0" w:type="dxa"/>
            </w:tcMar>
            <w:vAlign w:val="bottom"/>
          </w:tcPr>
          <w:p w:rsidR="00000000" w:rsidDel="00000000" w:rsidP="00000000" w:rsidRDefault="00000000" w:rsidRPr="00000000" w14:paraId="0000028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40172</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2">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Nagpur</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8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12794</w:t>
            </w:r>
          </w:p>
        </w:tc>
        <w:tc>
          <w:tcPr>
            <w:tcMar>
              <w:top w:w="100.0" w:type="dxa"/>
              <w:left w:w="100.0" w:type="dxa"/>
              <w:bottom w:w="100.0" w:type="dxa"/>
              <w:right w:w="100.0" w:type="dxa"/>
            </w:tcMar>
            <w:vAlign w:val="bottom"/>
          </w:tcPr>
          <w:p w:rsidR="00000000" w:rsidDel="00000000" w:rsidP="00000000" w:rsidRDefault="00000000" w:rsidRPr="00000000" w14:paraId="0000028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22001</w:t>
            </w:r>
          </w:p>
        </w:tc>
        <w:tc>
          <w:tcPr>
            <w:tcMar>
              <w:top w:w="100.0" w:type="dxa"/>
              <w:left w:w="100.0" w:type="dxa"/>
              <w:bottom w:w="100.0" w:type="dxa"/>
              <w:right w:w="100.0" w:type="dxa"/>
            </w:tcMar>
            <w:vAlign w:val="bottom"/>
          </w:tcPr>
          <w:p w:rsidR="00000000" w:rsidDel="00000000" w:rsidP="00000000" w:rsidRDefault="00000000" w:rsidRPr="00000000" w14:paraId="0000028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11013</w:t>
            </w:r>
          </w:p>
        </w:tc>
        <w:tc>
          <w:tcPr>
            <w:tcMar>
              <w:top w:w="100.0" w:type="dxa"/>
              <w:left w:w="100.0" w:type="dxa"/>
              <w:bottom w:w="100.0" w:type="dxa"/>
              <w:right w:w="100.0" w:type="dxa"/>
            </w:tcMar>
            <w:vAlign w:val="bottom"/>
          </w:tcPr>
          <w:p w:rsidR="00000000" w:rsidDel="00000000" w:rsidP="00000000" w:rsidRDefault="00000000" w:rsidRPr="00000000" w14:paraId="0000028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18030</w:t>
            </w:r>
          </w:p>
        </w:tc>
        <w:tc>
          <w:tcPr>
            <w:tcMar>
              <w:top w:w="100.0" w:type="dxa"/>
              <w:left w:w="100.0" w:type="dxa"/>
              <w:bottom w:w="100.0" w:type="dxa"/>
              <w:right w:w="100.0" w:type="dxa"/>
            </w:tcMar>
            <w:vAlign w:val="bottom"/>
          </w:tcPr>
          <w:p w:rsidR="00000000" w:rsidDel="00000000" w:rsidP="00000000" w:rsidRDefault="00000000" w:rsidRPr="00000000" w14:paraId="0000028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9292</w:t>
            </w:r>
          </w:p>
        </w:tc>
        <w:tc>
          <w:tcPr>
            <w:tcMar>
              <w:top w:w="100.0" w:type="dxa"/>
              <w:left w:w="100.0" w:type="dxa"/>
              <w:bottom w:w="100.0" w:type="dxa"/>
              <w:right w:w="100.0" w:type="dxa"/>
            </w:tcMar>
            <w:vAlign w:val="bottom"/>
          </w:tcPr>
          <w:p w:rsidR="00000000" w:rsidDel="00000000" w:rsidP="00000000" w:rsidRDefault="00000000" w:rsidRPr="00000000" w14:paraId="0000028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15044</w:t>
            </w:r>
          </w:p>
        </w:tc>
        <w:tc>
          <w:tcPr>
            <w:tcMar>
              <w:top w:w="100.0" w:type="dxa"/>
              <w:left w:w="100.0" w:type="dxa"/>
              <w:bottom w:w="100.0" w:type="dxa"/>
              <w:right w:w="100.0" w:type="dxa"/>
            </w:tcMar>
            <w:vAlign w:val="bottom"/>
          </w:tcPr>
          <w:p w:rsidR="00000000" w:rsidDel="00000000" w:rsidP="00000000" w:rsidRDefault="00000000" w:rsidRPr="00000000" w14:paraId="0000028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8050</w:t>
            </w:r>
          </w:p>
        </w:tc>
        <w:tc>
          <w:tcPr>
            <w:tcMar>
              <w:top w:w="100.0" w:type="dxa"/>
              <w:left w:w="100.0" w:type="dxa"/>
              <w:bottom w:w="100.0" w:type="dxa"/>
              <w:right w:w="100.0" w:type="dxa"/>
            </w:tcMar>
            <w:vAlign w:val="bottom"/>
          </w:tcPr>
          <w:p w:rsidR="00000000" w:rsidDel="00000000" w:rsidP="00000000" w:rsidRDefault="00000000" w:rsidRPr="00000000" w14:paraId="0000028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12654</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B">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India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8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5854068</w:t>
            </w:r>
          </w:p>
        </w:tc>
        <w:tc>
          <w:tcPr>
            <w:tcMar>
              <w:top w:w="100.0" w:type="dxa"/>
              <w:left w:w="100.0" w:type="dxa"/>
              <w:bottom w:w="100.0" w:type="dxa"/>
              <w:right w:w="100.0" w:type="dxa"/>
            </w:tcMar>
            <w:vAlign w:val="bottom"/>
          </w:tcPr>
          <w:p w:rsidR="00000000" w:rsidDel="00000000" w:rsidP="00000000" w:rsidRDefault="00000000" w:rsidRPr="00000000" w14:paraId="0000028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6040293</w:t>
            </w:r>
          </w:p>
        </w:tc>
        <w:tc>
          <w:tcPr>
            <w:tcMar>
              <w:top w:w="100.0" w:type="dxa"/>
              <w:left w:w="100.0" w:type="dxa"/>
              <w:bottom w:w="100.0" w:type="dxa"/>
              <w:right w:w="100.0" w:type="dxa"/>
            </w:tcMar>
            <w:vAlign w:val="bottom"/>
          </w:tcPr>
          <w:p w:rsidR="00000000" w:rsidDel="00000000" w:rsidP="00000000" w:rsidRDefault="00000000" w:rsidRPr="00000000" w14:paraId="0000028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4899798</w:t>
            </w:r>
          </w:p>
        </w:tc>
        <w:tc>
          <w:tcPr>
            <w:tcMar>
              <w:top w:w="100.0" w:type="dxa"/>
              <w:left w:w="100.0" w:type="dxa"/>
              <w:bottom w:w="100.0" w:type="dxa"/>
              <w:right w:w="100.0" w:type="dxa"/>
            </w:tcMar>
            <w:vAlign w:val="bottom"/>
          </w:tcPr>
          <w:p w:rsidR="00000000" w:rsidDel="00000000" w:rsidP="00000000" w:rsidRDefault="00000000" w:rsidRPr="00000000" w14:paraId="0000028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5083189</w:t>
            </w:r>
          </w:p>
        </w:tc>
        <w:tc>
          <w:tcPr>
            <w:tcMar>
              <w:top w:w="100.0" w:type="dxa"/>
              <w:left w:w="100.0" w:type="dxa"/>
              <w:bottom w:w="100.0" w:type="dxa"/>
              <w:right w:w="100.0" w:type="dxa"/>
            </w:tcMar>
            <w:vAlign w:val="bottom"/>
          </w:tcPr>
          <w:p w:rsidR="00000000" w:rsidDel="00000000" w:rsidP="00000000" w:rsidRDefault="00000000" w:rsidRPr="00000000" w14:paraId="0000029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4161626</w:t>
            </w:r>
          </w:p>
        </w:tc>
        <w:tc>
          <w:tcPr>
            <w:tcMar>
              <w:top w:w="100.0" w:type="dxa"/>
              <w:left w:w="100.0" w:type="dxa"/>
              <w:bottom w:w="100.0" w:type="dxa"/>
              <w:right w:w="100.0" w:type="dxa"/>
            </w:tcMar>
            <w:vAlign w:val="bottom"/>
          </w:tcPr>
          <w:p w:rsidR="00000000" w:rsidDel="00000000" w:rsidP="00000000" w:rsidRDefault="00000000" w:rsidRPr="00000000" w14:paraId="0000029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4313662</w:t>
            </w:r>
          </w:p>
        </w:tc>
        <w:tc>
          <w:tcPr>
            <w:tcMar>
              <w:top w:w="100.0" w:type="dxa"/>
              <w:left w:w="100.0" w:type="dxa"/>
              <w:bottom w:w="100.0" w:type="dxa"/>
              <w:right w:w="100.0" w:type="dxa"/>
            </w:tcMar>
            <w:vAlign w:val="bottom"/>
          </w:tcPr>
          <w:p w:rsidR="00000000" w:rsidDel="00000000" w:rsidP="00000000" w:rsidRDefault="00000000" w:rsidRPr="00000000" w14:paraId="0000029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3520029</w:t>
            </w:r>
          </w:p>
        </w:tc>
        <w:tc>
          <w:tcPr>
            <w:tcMar>
              <w:top w:w="100.0" w:type="dxa"/>
              <w:left w:w="100.0" w:type="dxa"/>
              <w:bottom w:w="100.0" w:type="dxa"/>
              <w:right w:w="100.0" w:type="dxa"/>
            </w:tcMar>
            <w:vAlign w:val="bottom"/>
          </w:tcPr>
          <w:p w:rsidR="00000000" w:rsidDel="00000000" w:rsidP="00000000" w:rsidRDefault="00000000" w:rsidRPr="00000000" w14:paraId="0000029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3604250</w:t>
            </w:r>
          </w:p>
        </w:tc>
      </w:tr>
      <w:tr>
        <w:trPr>
          <w:trHeight w:val="500" w:hRule="atLeast"/>
        </w:trPr>
        <w:tc>
          <w:tcPr>
            <w:gridSpan w:val="9"/>
            <w:tcBorders>
              <w:top w:color="000000" w:space="0" w:sz="8" w:val="single"/>
              <w:left w:color="000000" w:space="0" w:sz="0" w:val="nil"/>
              <w:bottom w:color="000000" w:space="0" w:sz="0" w:val="nil"/>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4">
            <w:pPr>
              <w:spacing w:after="120" w:before="240" w:lineRule="auto"/>
              <w:rPr>
                <w:sz w:val="16"/>
                <w:szCs w:val="16"/>
              </w:rPr>
            </w:pPr>
            <w:r w:rsidDel="00000000" w:rsidR="00000000" w:rsidRPr="00000000">
              <w:rPr>
                <w:sz w:val="16"/>
                <w:szCs w:val="16"/>
                <w:rtl w:val="0"/>
              </w:rPr>
              <w:t xml:space="preserve">The number of hospitalization averted at the peak of the outbreak as a result of initial lockdown in India from 24 March 2020 to 3 May 2020  </w:t>
            </w:r>
            <w:r w:rsidDel="00000000" w:rsidR="00000000" w:rsidRPr="00000000">
              <w:rPr>
                <w:b w:val="1"/>
                <w:sz w:val="16"/>
                <w:szCs w:val="16"/>
                <w:rtl w:val="0"/>
              </w:rPr>
              <w:t xml:space="preserve">(L)</w:t>
            </w:r>
            <w:r w:rsidDel="00000000" w:rsidR="00000000" w:rsidRPr="00000000">
              <w:rPr>
                <w:sz w:val="16"/>
                <w:szCs w:val="16"/>
                <w:rtl w:val="0"/>
              </w:rPr>
              <w:t xml:space="preserve"> and continued closure of red-light areas after the initial lockdown (</w:t>
            </w:r>
            <w:r w:rsidDel="00000000" w:rsidR="00000000" w:rsidRPr="00000000">
              <w:rPr>
                <w:b w:val="1"/>
                <w:sz w:val="16"/>
                <w:szCs w:val="16"/>
                <w:rtl w:val="0"/>
              </w:rPr>
              <w:t xml:space="preserve">L + C</w:t>
            </w:r>
            <w:r w:rsidDel="00000000" w:rsidR="00000000" w:rsidRPr="00000000">
              <w:rPr>
                <w:sz w:val="16"/>
                <w:szCs w:val="16"/>
                <w:rtl w:val="0"/>
              </w:rPr>
              <w:t xml:space="preserve">).</w:t>
            </w:r>
          </w:p>
          <w:p w:rsidR="00000000" w:rsidDel="00000000" w:rsidP="00000000" w:rsidRDefault="00000000" w:rsidRPr="00000000" w14:paraId="00000295">
            <w:pPr>
              <w:spacing w:after="120" w:before="240" w:lineRule="auto"/>
              <w:rPr>
                <w:sz w:val="16"/>
                <w:szCs w:val="16"/>
              </w:rPr>
            </w:pPr>
            <w:r w:rsidDel="00000000" w:rsidR="00000000" w:rsidRPr="00000000">
              <w:rPr>
                <w:rtl w:val="0"/>
              </w:rPr>
            </w:r>
          </w:p>
          <w:p w:rsidR="00000000" w:rsidDel="00000000" w:rsidP="00000000" w:rsidRDefault="00000000" w:rsidRPr="00000000" w14:paraId="00000296">
            <w:pPr>
              <w:spacing w:after="120" w:before="240" w:lineRule="auto"/>
              <w:rPr>
                <w:sz w:val="16"/>
                <w:szCs w:val="16"/>
              </w:rPr>
            </w:pPr>
            <w:r w:rsidDel="00000000" w:rsidR="00000000" w:rsidRPr="00000000">
              <w:rPr>
                <w:rtl w:val="0"/>
              </w:rPr>
            </w:r>
          </w:p>
          <w:p w:rsidR="00000000" w:rsidDel="00000000" w:rsidP="00000000" w:rsidRDefault="00000000" w:rsidRPr="00000000" w14:paraId="00000297">
            <w:pPr>
              <w:spacing w:after="120" w:before="240" w:lineRule="auto"/>
              <w:rPr>
                <w:sz w:val="16"/>
                <w:szCs w:val="16"/>
              </w:rPr>
            </w:pPr>
            <w:r w:rsidDel="00000000" w:rsidR="00000000" w:rsidRPr="00000000">
              <w:rPr>
                <w:rtl w:val="0"/>
              </w:rPr>
            </w:r>
          </w:p>
          <w:p w:rsidR="00000000" w:rsidDel="00000000" w:rsidP="00000000" w:rsidRDefault="00000000" w:rsidRPr="00000000" w14:paraId="00000298">
            <w:pPr>
              <w:spacing w:after="120" w:before="240" w:lineRule="auto"/>
              <w:rPr>
                <w:sz w:val="16"/>
                <w:szCs w:val="16"/>
              </w:rPr>
            </w:pPr>
            <w:r w:rsidDel="00000000" w:rsidR="00000000" w:rsidRPr="00000000">
              <w:rPr>
                <w:rtl w:val="0"/>
              </w:rPr>
            </w:r>
          </w:p>
          <w:p w:rsidR="00000000" w:rsidDel="00000000" w:rsidP="00000000" w:rsidRDefault="00000000" w:rsidRPr="00000000" w14:paraId="00000299">
            <w:pPr>
              <w:spacing w:after="120" w:before="240" w:lineRule="auto"/>
              <w:rPr>
                <w:sz w:val="16"/>
                <w:szCs w:val="16"/>
              </w:rPr>
            </w:pPr>
            <w:r w:rsidDel="00000000" w:rsidR="00000000" w:rsidRPr="00000000">
              <w:rPr>
                <w:rtl w:val="0"/>
              </w:rPr>
            </w:r>
          </w:p>
          <w:p w:rsidR="00000000" w:rsidDel="00000000" w:rsidP="00000000" w:rsidRDefault="00000000" w:rsidRPr="00000000" w14:paraId="0000029A">
            <w:pPr>
              <w:spacing w:after="120" w:before="240" w:lineRule="auto"/>
              <w:rPr>
                <w:sz w:val="16"/>
                <w:szCs w:val="16"/>
              </w:rPr>
            </w:pPr>
            <w:r w:rsidDel="00000000" w:rsidR="00000000" w:rsidRPr="00000000">
              <w:rPr>
                <w:rtl w:val="0"/>
              </w:rPr>
            </w:r>
          </w:p>
          <w:p w:rsidR="00000000" w:rsidDel="00000000" w:rsidP="00000000" w:rsidRDefault="00000000" w:rsidRPr="00000000" w14:paraId="0000029B">
            <w:pPr>
              <w:spacing w:after="120" w:before="240" w:lineRule="auto"/>
              <w:rPr>
                <w:sz w:val="16"/>
                <w:szCs w:val="16"/>
              </w:rPr>
            </w:pPr>
            <w:r w:rsidDel="00000000" w:rsidR="00000000" w:rsidRPr="00000000">
              <w:rPr>
                <w:rtl w:val="0"/>
              </w:rPr>
            </w:r>
          </w:p>
          <w:p w:rsidR="00000000" w:rsidDel="00000000" w:rsidP="00000000" w:rsidRDefault="00000000" w:rsidRPr="00000000" w14:paraId="0000029C">
            <w:pPr>
              <w:spacing w:after="120" w:before="240" w:lineRule="auto"/>
              <w:rPr>
                <w:sz w:val="16"/>
                <w:szCs w:val="16"/>
              </w:rPr>
            </w:pPr>
            <w:r w:rsidDel="00000000" w:rsidR="00000000" w:rsidRPr="00000000">
              <w:rPr>
                <w:rtl w:val="0"/>
              </w:rPr>
            </w:r>
          </w:p>
          <w:p w:rsidR="00000000" w:rsidDel="00000000" w:rsidP="00000000" w:rsidRDefault="00000000" w:rsidRPr="00000000" w14:paraId="0000029D">
            <w:pPr>
              <w:spacing w:after="120" w:before="240" w:lineRule="auto"/>
              <w:rPr>
                <w:sz w:val="16"/>
                <w:szCs w:val="16"/>
              </w:rPr>
            </w:pPr>
            <w:r w:rsidDel="00000000" w:rsidR="00000000" w:rsidRPr="00000000">
              <w:rPr>
                <w:rtl w:val="0"/>
              </w:rPr>
            </w:r>
          </w:p>
          <w:p w:rsidR="00000000" w:rsidDel="00000000" w:rsidP="00000000" w:rsidRDefault="00000000" w:rsidRPr="00000000" w14:paraId="0000029E">
            <w:pPr>
              <w:spacing w:after="120" w:before="240" w:lineRule="auto"/>
              <w:rPr>
                <w:sz w:val="16"/>
                <w:szCs w:val="16"/>
              </w:rPr>
            </w:pPr>
            <w:r w:rsidDel="00000000" w:rsidR="00000000" w:rsidRPr="00000000">
              <w:rPr>
                <w:rtl w:val="0"/>
              </w:rPr>
            </w:r>
          </w:p>
          <w:p w:rsidR="00000000" w:rsidDel="00000000" w:rsidP="00000000" w:rsidRDefault="00000000" w:rsidRPr="00000000" w14:paraId="0000029F">
            <w:pPr>
              <w:spacing w:after="120" w:before="240" w:lineRule="auto"/>
              <w:rPr>
                <w:sz w:val="16"/>
                <w:szCs w:val="16"/>
              </w:rPr>
            </w:pPr>
            <w:r w:rsidDel="00000000" w:rsidR="00000000" w:rsidRPr="00000000">
              <w:rPr>
                <w:rtl w:val="0"/>
              </w:rPr>
            </w:r>
          </w:p>
          <w:p w:rsidR="00000000" w:rsidDel="00000000" w:rsidP="00000000" w:rsidRDefault="00000000" w:rsidRPr="00000000" w14:paraId="000002A0">
            <w:pPr>
              <w:spacing w:after="120" w:before="240" w:lineRule="auto"/>
              <w:rPr>
                <w:sz w:val="16"/>
                <w:szCs w:val="16"/>
              </w:rPr>
            </w:pPr>
            <w:r w:rsidDel="00000000" w:rsidR="00000000" w:rsidRPr="00000000">
              <w:rPr>
                <w:rtl w:val="0"/>
              </w:rPr>
            </w:r>
          </w:p>
        </w:tc>
      </w:tr>
    </w:tbl>
    <w:p w:rsidR="00000000" w:rsidDel="00000000" w:rsidP="00000000" w:rsidRDefault="00000000" w:rsidRPr="00000000" w14:paraId="000002A9">
      <w:pPr>
        <w:spacing w:after="120" w:before="240" w:lineRule="auto"/>
        <w:rPr/>
      </w:pPr>
      <w:r w:rsidDel="00000000" w:rsidR="00000000" w:rsidRPr="00000000">
        <w:rPr>
          <w:rtl w:val="0"/>
        </w:rPr>
      </w:r>
    </w:p>
    <w:tbl>
      <w:tblPr>
        <w:tblStyle w:val="Table15"/>
        <w:tblW w:w="9345.0" w:type="dxa"/>
        <w:jc w:val="left"/>
        <w:tblInd w:w="70.0" w:type="dxa"/>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600"/>
      </w:tblPr>
      <w:tblGrid>
        <w:gridCol w:w="1065"/>
        <w:gridCol w:w="1035"/>
        <w:gridCol w:w="1035"/>
        <w:gridCol w:w="1035"/>
        <w:gridCol w:w="1035"/>
        <w:gridCol w:w="1035"/>
        <w:gridCol w:w="1035"/>
        <w:gridCol w:w="1035"/>
        <w:gridCol w:w="1035"/>
        <w:tblGridChange w:id="0">
          <w:tblGrid>
            <w:gridCol w:w="1065"/>
            <w:gridCol w:w="1035"/>
            <w:gridCol w:w="1035"/>
            <w:gridCol w:w="1035"/>
            <w:gridCol w:w="1035"/>
            <w:gridCol w:w="1035"/>
            <w:gridCol w:w="1035"/>
            <w:gridCol w:w="1035"/>
            <w:gridCol w:w="1035"/>
          </w:tblGrid>
        </w:tblGridChange>
      </w:tblGrid>
      <w:tr>
        <w:trPr>
          <w:trHeight w:val="500" w:hRule="atLeast"/>
        </w:trPr>
        <w:tc>
          <w:tcPr>
            <w:gridSpan w:val="9"/>
            <w:tcBorders>
              <w:top w:color="000000" w:space="0" w:sz="0" w:val="nil"/>
              <w:left w:color="000000" w:space="0" w:sz="0" w:val="nil"/>
              <w:bottom w:color="000000" w:space="0" w:sz="8" w:val="single"/>
              <w:right w:color="000000" w:space="0" w:sz="8" w:val="single"/>
            </w:tcBorders>
            <w:shd w:fill="9bbb59" w:val="clear"/>
            <w:tcMar>
              <w:top w:w="100.0" w:type="dxa"/>
              <w:left w:w="100.0" w:type="dxa"/>
              <w:bottom w:w="100.0" w:type="dxa"/>
              <w:right w:w="100.0" w:type="dxa"/>
            </w:tcMar>
            <w:vAlign w:val="top"/>
          </w:tcPr>
          <w:p w:rsidR="00000000" w:rsidDel="00000000" w:rsidP="00000000" w:rsidRDefault="00000000" w:rsidRPr="00000000" w14:paraId="000002AA">
            <w:pPr>
              <w:spacing w:after="120" w:before="240" w:lineRule="auto"/>
              <w:rPr>
                <w:rFonts w:ascii="Calibri" w:cs="Calibri" w:eastAsia="Calibri" w:hAnsi="Calibri"/>
                <w:b w:val="1"/>
                <w:color w:val="ffffff"/>
                <w:sz w:val="20"/>
                <w:szCs w:val="20"/>
              </w:rPr>
            </w:pPr>
            <w:r w:rsidDel="00000000" w:rsidR="00000000" w:rsidRPr="00000000">
              <w:rPr>
                <w:b w:val="1"/>
                <w:rtl w:val="0"/>
              </w:rPr>
              <w:t xml:space="preserve">Table 7: </w:t>
            </w:r>
            <w:r w:rsidDel="00000000" w:rsidR="00000000" w:rsidRPr="00000000">
              <w:rPr>
                <w:rtl w:val="0"/>
              </w:rPr>
              <w:t xml:space="preserve">ICU admissions averted at peak of the COVID-19 pandemic for each location and </w:t>
            </w:r>
            <w:hyperlink r:id="rId292">
              <w:r w:rsidDel="00000000" w:rsidR="00000000" w:rsidRPr="00000000">
                <w:rPr/>
                <w:drawing>
                  <wp:inline distB="19050" distT="19050" distL="19050" distR="19050">
                    <wp:extent cx="152400" cy="127000"/>
                    <wp:effectExtent b="0" l="0" r="0" t="0"/>
                    <wp:docPr id="20" name="image17.png"/>
                    <a:graphic>
                      <a:graphicData uri="http://schemas.openxmlformats.org/drawingml/2006/picture">
                        <pic:pic>
                          <pic:nvPicPr>
                            <pic:cNvPr id="0" name="image17.png"/>
                            <pic:cNvPicPr preferRelativeResize="0"/>
                          </pic:nvPicPr>
                          <pic:blipFill>
                            <a:blip r:embed="rId269"/>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of 1.75, 2, 2.25, and 2.5.</w:t>
            </w:r>
            <w:r w:rsidDel="00000000" w:rsidR="00000000" w:rsidRPr="00000000">
              <w:rPr>
                <w:rtl w:val="0"/>
              </w:rPr>
            </w:r>
          </w:p>
        </w:tc>
      </w:tr>
      <w:tr>
        <w:trPr>
          <w:trHeight w:val="500" w:hRule="atLeast"/>
        </w:trPr>
        <w:tc>
          <w:tcPr>
            <w:vMerge w:val="restart"/>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3">
            <w:pPr>
              <w:widowControl w:val="0"/>
              <w:rPr>
                <w:rFonts w:ascii="Calibri" w:cs="Calibri" w:eastAsia="Calibri" w:hAnsi="Calibri"/>
                <w:b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4">
            <w:pPr>
              <w:widowControl w:val="0"/>
              <w:jc w:val="center"/>
              <w:rPr>
                <w:rFonts w:ascii="Calibri" w:cs="Calibri" w:eastAsia="Calibri" w:hAnsi="Calibri"/>
                <w:sz w:val="20"/>
                <w:szCs w:val="20"/>
              </w:rPr>
            </w:pPr>
            <w:hyperlink r:id="rId293">
              <w:r w:rsidDel="00000000" w:rsidR="00000000" w:rsidRPr="00000000">
                <w:rPr>
                  <w:rFonts w:ascii="Calibri" w:cs="Calibri" w:eastAsia="Calibri" w:hAnsi="Calibri"/>
                  <w:sz w:val="20"/>
                  <w:szCs w:val="20"/>
                </w:rPr>
                <w:drawing>
                  <wp:inline distB="19050" distT="19050" distL="19050" distR="19050">
                    <wp:extent cx="571500" cy="114300"/>
                    <wp:effectExtent b="0" l="0" r="0" t="0"/>
                    <wp:docPr id="120" name="image65.png"/>
                    <a:graphic>
                      <a:graphicData uri="http://schemas.openxmlformats.org/drawingml/2006/picture">
                        <pic:pic>
                          <pic:nvPicPr>
                            <pic:cNvPr id="0" name="image65.png"/>
                            <pic:cNvPicPr preferRelativeResize="0"/>
                          </pic:nvPicPr>
                          <pic:blipFill>
                            <a:blip r:embed="rId280"/>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6">
            <w:pPr>
              <w:widowControl w:val="0"/>
              <w:jc w:val="center"/>
              <w:rPr>
                <w:rFonts w:ascii="Calibri" w:cs="Calibri" w:eastAsia="Calibri" w:hAnsi="Calibri"/>
                <w:sz w:val="20"/>
                <w:szCs w:val="20"/>
              </w:rPr>
            </w:pPr>
            <w:hyperlink r:id="rId294">
              <w:r w:rsidDel="00000000" w:rsidR="00000000" w:rsidRPr="00000000">
                <w:rPr>
                  <w:rFonts w:ascii="Calibri" w:cs="Calibri" w:eastAsia="Calibri" w:hAnsi="Calibri"/>
                  <w:sz w:val="20"/>
                  <w:szCs w:val="20"/>
                </w:rPr>
                <w:drawing>
                  <wp:inline distB="19050" distT="19050" distL="19050" distR="19050">
                    <wp:extent cx="406400" cy="114300"/>
                    <wp:effectExtent b="0" l="0" r="0" t="0"/>
                    <wp:docPr id="1" name="image5.png"/>
                    <a:graphic>
                      <a:graphicData uri="http://schemas.openxmlformats.org/drawingml/2006/picture">
                        <pic:pic>
                          <pic:nvPicPr>
                            <pic:cNvPr id="0" name="image5.png"/>
                            <pic:cNvPicPr preferRelativeResize="0"/>
                          </pic:nvPicPr>
                          <pic:blipFill>
                            <a:blip r:embed="rId282"/>
                            <a:srcRect b="0" l="0" r="0" t="0"/>
                            <a:stretch>
                              <a:fillRect/>
                            </a:stretch>
                          </pic:blipFill>
                          <pic:spPr>
                            <a:xfrm>
                              <a:off x="0" y="0"/>
                              <a:ext cx="4064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8">
            <w:pPr>
              <w:widowControl w:val="0"/>
              <w:jc w:val="center"/>
              <w:rPr>
                <w:rFonts w:ascii="Calibri" w:cs="Calibri" w:eastAsia="Calibri" w:hAnsi="Calibri"/>
                <w:sz w:val="20"/>
                <w:szCs w:val="20"/>
              </w:rPr>
            </w:pPr>
            <w:hyperlink r:id="rId295">
              <w:r w:rsidDel="00000000" w:rsidR="00000000" w:rsidRPr="00000000">
                <w:rPr>
                  <w:rFonts w:ascii="Calibri" w:cs="Calibri" w:eastAsia="Calibri" w:hAnsi="Calibri"/>
                  <w:sz w:val="20"/>
                  <w:szCs w:val="20"/>
                </w:rPr>
                <w:drawing>
                  <wp:inline distB="19050" distT="19050" distL="19050" distR="19050">
                    <wp:extent cx="571500" cy="114300"/>
                    <wp:effectExtent b="0" l="0" r="0" t="0"/>
                    <wp:docPr id="127" name="image43.png"/>
                    <a:graphic>
                      <a:graphicData uri="http://schemas.openxmlformats.org/drawingml/2006/picture">
                        <pic:pic>
                          <pic:nvPicPr>
                            <pic:cNvPr id="0" name="image43.png"/>
                            <pic:cNvPicPr preferRelativeResize="0"/>
                          </pic:nvPicPr>
                          <pic:blipFill>
                            <a:blip r:embed="rId284"/>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A">
            <w:pPr>
              <w:widowControl w:val="0"/>
              <w:jc w:val="center"/>
              <w:rPr>
                <w:rFonts w:ascii="Calibri" w:cs="Calibri" w:eastAsia="Calibri" w:hAnsi="Calibri"/>
                <w:sz w:val="20"/>
                <w:szCs w:val="20"/>
              </w:rPr>
            </w:pPr>
            <w:hyperlink r:id="rId296">
              <w:r w:rsidDel="00000000" w:rsidR="00000000" w:rsidRPr="00000000">
                <w:rPr>
                  <w:rFonts w:ascii="Calibri" w:cs="Calibri" w:eastAsia="Calibri" w:hAnsi="Calibri"/>
                  <w:sz w:val="20"/>
                  <w:szCs w:val="20"/>
                </w:rPr>
                <w:drawing>
                  <wp:inline distB="19050" distT="19050" distL="19050" distR="19050">
                    <wp:extent cx="508000" cy="114300"/>
                    <wp:effectExtent b="0" l="0" r="0" t="0"/>
                    <wp:docPr id="53" name="image21.png"/>
                    <a:graphic>
                      <a:graphicData uri="http://schemas.openxmlformats.org/drawingml/2006/picture">
                        <pic:pic>
                          <pic:nvPicPr>
                            <pic:cNvPr id="0" name="image21.png"/>
                            <pic:cNvPicPr preferRelativeResize="0"/>
                          </pic:nvPicPr>
                          <pic:blipFill>
                            <a:blip r:embed="rId286"/>
                            <a:srcRect b="0" l="0" r="0" t="0"/>
                            <a:stretch>
                              <a:fillRect/>
                            </a:stretch>
                          </pic:blipFill>
                          <pic:spPr>
                            <a:xfrm>
                              <a:off x="0" y="0"/>
                              <a:ext cx="508000" cy="114300"/>
                            </a:xfrm>
                            <a:prstGeom prst="rect"/>
                            <a:ln/>
                          </pic:spPr>
                        </pic:pic>
                      </a:graphicData>
                    </a:graphic>
                  </wp:inline>
                </w:drawing>
              </w:r>
            </w:hyperlink>
            <w:r w:rsidDel="00000000" w:rsidR="00000000" w:rsidRPr="00000000">
              <w:rPr>
                <w:rtl w:val="0"/>
              </w:rPr>
            </w:r>
          </w:p>
        </w:tc>
      </w:tr>
      <w:tr>
        <w:trPr>
          <w:trHeight w:val="500" w:hRule="atLeast"/>
        </w:trPr>
        <w:tc>
          <w:tcPr>
            <w:vMerge w:val="continue"/>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D">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F">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2">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3">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4">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Mumbai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C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6201</w:t>
            </w:r>
          </w:p>
        </w:tc>
        <w:tc>
          <w:tcPr>
            <w:tcMar>
              <w:top w:w="100.0" w:type="dxa"/>
              <w:left w:w="100.0" w:type="dxa"/>
              <w:bottom w:w="100.0" w:type="dxa"/>
              <w:right w:w="100.0" w:type="dxa"/>
            </w:tcMar>
            <w:vAlign w:val="bottom"/>
          </w:tcPr>
          <w:p w:rsidR="00000000" w:rsidDel="00000000" w:rsidP="00000000" w:rsidRDefault="00000000" w:rsidRPr="00000000" w14:paraId="000002C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6499</w:t>
            </w:r>
          </w:p>
        </w:tc>
        <w:tc>
          <w:tcPr>
            <w:tcMar>
              <w:top w:w="100.0" w:type="dxa"/>
              <w:left w:w="100.0" w:type="dxa"/>
              <w:bottom w:w="100.0" w:type="dxa"/>
              <w:right w:w="100.0" w:type="dxa"/>
            </w:tcMar>
            <w:vAlign w:val="bottom"/>
          </w:tcPr>
          <w:p w:rsidR="00000000" w:rsidDel="00000000" w:rsidP="00000000" w:rsidRDefault="00000000" w:rsidRPr="00000000" w14:paraId="000002C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5258</w:t>
            </w:r>
          </w:p>
        </w:tc>
        <w:tc>
          <w:tcPr>
            <w:tcMar>
              <w:top w:w="100.0" w:type="dxa"/>
              <w:left w:w="100.0" w:type="dxa"/>
              <w:bottom w:w="100.0" w:type="dxa"/>
              <w:right w:w="100.0" w:type="dxa"/>
            </w:tcMar>
            <w:vAlign w:val="bottom"/>
          </w:tcPr>
          <w:p w:rsidR="00000000" w:rsidDel="00000000" w:rsidP="00000000" w:rsidRDefault="00000000" w:rsidRPr="00000000" w14:paraId="000002C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5490</w:t>
            </w:r>
          </w:p>
        </w:tc>
        <w:tc>
          <w:tcPr>
            <w:tcMar>
              <w:top w:w="100.0" w:type="dxa"/>
              <w:left w:w="100.0" w:type="dxa"/>
              <w:bottom w:w="100.0" w:type="dxa"/>
              <w:right w:w="100.0" w:type="dxa"/>
            </w:tcMar>
            <w:vAlign w:val="bottom"/>
          </w:tcPr>
          <w:p w:rsidR="00000000" w:rsidDel="00000000" w:rsidP="00000000" w:rsidRDefault="00000000" w:rsidRPr="00000000" w14:paraId="000002C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4491</w:t>
            </w:r>
          </w:p>
        </w:tc>
        <w:tc>
          <w:tcPr>
            <w:tcMar>
              <w:top w:w="100.0" w:type="dxa"/>
              <w:left w:w="100.0" w:type="dxa"/>
              <w:bottom w:w="100.0" w:type="dxa"/>
              <w:right w:w="100.0" w:type="dxa"/>
            </w:tcMar>
            <w:vAlign w:val="bottom"/>
          </w:tcPr>
          <w:p w:rsidR="00000000" w:rsidDel="00000000" w:rsidP="00000000" w:rsidRDefault="00000000" w:rsidRPr="00000000" w14:paraId="000002C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4669</w:t>
            </w:r>
          </w:p>
        </w:tc>
        <w:tc>
          <w:tcPr>
            <w:tcMar>
              <w:top w:w="100.0" w:type="dxa"/>
              <w:left w:w="100.0" w:type="dxa"/>
              <w:bottom w:w="100.0" w:type="dxa"/>
              <w:right w:w="100.0" w:type="dxa"/>
            </w:tcMar>
            <w:vAlign w:val="bottom"/>
          </w:tcPr>
          <w:p w:rsidR="00000000" w:rsidDel="00000000" w:rsidP="00000000" w:rsidRDefault="00000000" w:rsidRPr="00000000" w14:paraId="000002C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3897</w:t>
            </w:r>
          </w:p>
        </w:tc>
        <w:tc>
          <w:tcPr>
            <w:tcMar>
              <w:top w:w="100.0" w:type="dxa"/>
              <w:left w:w="100.0" w:type="dxa"/>
              <w:bottom w:w="100.0" w:type="dxa"/>
              <w:right w:w="100.0" w:type="dxa"/>
            </w:tcMar>
            <w:vAlign w:val="bottom"/>
          </w:tcPr>
          <w:p w:rsidR="00000000" w:rsidDel="00000000" w:rsidP="00000000" w:rsidRDefault="00000000" w:rsidRPr="00000000" w14:paraId="000002C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3947</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Delhi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C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5113</w:t>
            </w:r>
          </w:p>
        </w:tc>
        <w:tc>
          <w:tcPr>
            <w:tcMar>
              <w:top w:w="100.0" w:type="dxa"/>
              <w:left w:w="100.0" w:type="dxa"/>
              <w:bottom w:w="100.0" w:type="dxa"/>
              <w:right w:w="100.0" w:type="dxa"/>
            </w:tcMar>
            <w:vAlign w:val="bottom"/>
          </w:tcPr>
          <w:p w:rsidR="00000000" w:rsidDel="00000000" w:rsidP="00000000" w:rsidRDefault="00000000" w:rsidRPr="00000000" w14:paraId="000002D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5687</w:t>
            </w:r>
          </w:p>
        </w:tc>
        <w:tc>
          <w:tcPr>
            <w:tcMar>
              <w:top w:w="100.0" w:type="dxa"/>
              <w:left w:w="100.0" w:type="dxa"/>
              <w:bottom w:w="100.0" w:type="dxa"/>
              <w:right w:w="100.0" w:type="dxa"/>
            </w:tcMar>
            <w:vAlign w:val="bottom"/>
          </w:tcPr>
          <w:p w:rsidR="00000000" w:rsidDel="00000000" w:rsidP="00000000" w:rsidRDefault="00000000" w:rsidRPr="00000000" w14:paraId="000002D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4363</w:t>
            </w:r>
          </w:p>
        </w:tc>
        <w:tc>
          <w:tcPr>
            <w:tcMar>
              <w:top w:w="100.0" w:type="dxa"/>
              <w:left w:w="100.0" w:type="dxa"/>
              <w:bottom w:w="100.0" w:type="dxa"/>
              <w:right w:w="100.0" w:type="dxa"/>
            </w:tcMar>
            <w:vAlign w:val="bottom"/>
          </w:tcPr>
          <w:p w:rsidR="00000000" w:rsidDel="00000000" w:rsidP="00000000" w:rsidRDefault="00000000" w:rsidRPr="00000000" w14:paraId="000002D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4786</w:t>
            </w:r>
          </w:p>
        </w:tc>
        <w:tc>
          <w:tcPr>
            <w:tcMar>
              <w:top w:w="100.0" w:type="dxa"/>
              <w:left w:w="100.0" w:type="dxa"/>
              <w:bottom w:w="100.0" w:type="dxa"/>
              <w:right w:w="100.0" w:type="dxa"/>
            </w:tcMar>
            <w:vAlign w:val="bottom"/>
          </w:tcPr>
          <w:p w:rsidR="00000000" w:rsidDel="00000000" w:rsidP="00000000" w:rsidRDefault="00000000" w:rsidRPr="00000000" w14:paraId="000002D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3633</w:t>
            </w:r>
          </w:p>
        </w:tc>
        <w:tc>
          <w:tcPr>
            <w:tcMar>
              <w:top w:w="100.0" w:type="dxa"/>
              <w:left w:w="100.0" w:type="dxa"/>
              <w:bottom w:w="100.0" w:type="dxa"/>
              <w:right w:w="100.0" w:type="dxa"/>
            </w:tcMar>
            <w:vAlign w:val="bottom"/>
          </w:tcPr>
          <w:p w:rsidR="00000000" w:rsidDel="00000000" w:rsidP="00000000" w:rsidRDefault="00000000" w:rsidRPr="00000000" w14:paraId="000002D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3985</w:t>
            </w:r>
          </w:p>
        </w:tc>
        <w:tc>
          <w:tcPr>
            <w:tcMar>
              <w:top w:w="100.0" w:type="dxa"/>
              <w:left w:w="100.0" w:type="dxa"/>
              <w:bottom w:w="100.0" w:type="dxa"/>
              <w:right w:w="100.0" w:type="dxa"/>
            </w:tcMar>
            <w:vAlign w:val="bottom"/>
          </w:tcPr>
          <w:p w:rsidR="00000000" w:rsidDel="00000000" w:rsidP="00000000" w:rsidRDefault="00000000" w:rsidRPr="00000000" w14:paraId="000002D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2985</w:t>
            </w:r>
          </w:p>
        </w:tc>
        <w:tc>
          <w:tcPr>
            <w:tcMar>
              <w:top w:w="100.0" w:type="dxa"/>
              <w:left w:w="100.0" w:type="dxa"/>
              <w:bottom w:w="100.0" w:type="dxa"/>
              <w:right w:w="100.0" w:type="dxa"/>
            </w:tcMar>
            <w:vAlign w:val="bottom"/>
          </w:tcPr>
          <w:p w:rsidR="00000000" w:rsidDel="00000000" w:rsidP="00000000" w:rsidRDefault="00000000" w:rsidRPr="00000000" w14:paraId="000002D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3265</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7">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Kolkata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D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3690</w:t>
            </w:r>
          </w:p>
        </w:tc>
        <w:tc>
          <w:tcPr>
            <w:tcMar>
              <w:top w:w="100.0" w:type="dxa"/>
              <w:left w:w="100.0" w:type="dxa"/>
              <w:bottom w:w="100.0" w:type="dxa"/>
              <w:right w:w="100.0" w:type="dxa"/>
            </w:tcMar>
            <w:vAlign w:val="bottom"/>
          </w:tcPr>
          <w:p w:rsidR="00000000" w:rsidDel="00000000" w:rsidP="00000000" w:rsidRDefault="00000000" w:rsidRPr="00000000" w14:paraId="000002D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10094</w:t>
            </w:r>
          </w:p>
        </w:tc>
        <w:tc>
          <w:tcPr>
            <w:tcMar>
              <w:top w:w="100.0" w:type="dxa"/>
              <w:left w:w="100.0" w:type="dxa"/>
              <w:bottom w:w="100.0" w:type="dxa"/>
              <w:right w:w="100.0" w:type="dxa"/>
            </w:tcMar>
            <w:vAlign w:val="bottom"/>
          </w:tcPr>
          <w:p w:rsidR="00000000" w:rsidDel="00000000" w:rsidP="00000000" w:rsidRDefault="00000000" w:rsidRPr="00000000" w14:paraId="000002D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3094</w:t>
            </w:r>
          </w:p>
        </w:tc>
        <w:tc>
          <w:tcPr>
            <w:tcMar>
              <w:top w:w="100.0" w:type="dxa"/>
              <w:left w:w="100.0" w:type="dxa"/>
              <w:bottom w:w="100.0" w:type="dxa"/>
              <w:right w:w="100.0" w:type="dxa"/>
            </w:tcMar>
            <w:vAlign w:val="bottom"/>
          </w:tcPr>
          <w:p w:rsidR="00000000" w:rsidDel="00000000" w:rsidP="00000000" w:rsidRDefault="00000000" w:rsidRPr="00000000" w14:paraId="000002D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8017</w:t>
            </w:r>
          </w:p>
        </w:tc>
        <w:tc>
          <w:tcPr>
            <w:tcMar>
              <w:top w:w="100.0" w:type="dxa"/>
              <w:left w:w="100.0" w:type="dxa"/>
              <w:bottom w:w="100.0" w:type="dxa"/>
              <w:right w:w="100.0" w:type="dxa"/>
            </w:tcMar>
            <w:vAlign w:val="bottom"/>
          </w:tcPr>
          <w:p w:rsidR="00000000" w:rsidDel="00000000" w:rsidP="00000000" w:rsidRDefault="00000000" w:rsidRPr="00000000" w14:paraId="000002D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2678</w:t>
            </w:r>
          </w:p>
        </w:tc>
        <w:tc>
          <w:tcPr>
            <w:tcMar>
              <w:top w:w="100.0" w:type="dxa"/>
              <w:left w:w="100.0" w:type="dxa"/>
              <w:bottom w:w="100.0" w:type="dxa"/>
              <w:right w:w="100.0" w:type="dxa"/>
            </w:tcMar>
            <w:vAlign w:val="bottom"/>
          </w:tcPr>
          <w:p w:rsidR="00000000" w:rsidDel="00000000" w:rsidP="00000000" w:rsidRDefault="00000000" w:rsidRPr="00000000" w14:paraId="000002D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6605</w:t>
            </w:r>
          </w:p>
        </w:tc>
        <w:tc>
          <w:tcPr>
            <w:tcMar>
              <w:top w:w="100.0" w:type="dxa"/>
              <w:left w:w="100.0" w:type="dxa"/>
              <w:bottom w:w="100.0" w:type="dxa"/>
              <w:right w:w="100.0" w:type="dxa"/>
            </w:tcMar>
            <w:vAlign w:val="bottom"/>
          </w:tcPr>
          <w:p w:rsidR="00000000" w:rsidDel="00000000" w:rsidP="00000000" w:rsidRDefault="00000000" w:rsidRPr="00000000" w14:paraId="000002D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2311</w:t>
            </w:r>
          </w:p>
        </w:tc>
        <w:tc>
          <w:tcPr>
            <w:tcMar>
              <w:top w:w="100.0" w:type="dxa"/>
              <w:left w:w="100.0" w:type="dxa"/>
              <w:bottom w:w="100.0" w:type="dxa"/>
              <w:right w:w="100.0" w:type="dxa"/>
            </w:tcMar>
            <w:vAlign w:val="bottom"/>
          </w:tcPr>
          <w:p w:rsidR="00000000" w:rsidDel="00000000" w:rsidP="00000000" w:rsidRDefault="00000000" w:rsidRPr="00000000" w14:paraId="000002D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5413</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0">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Pune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E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1772</w:t>
            </w:r>
          </w:p>
        </w:tc>
        <w:tc>
          <w:tcPr>
            <w:tcMar>
              <w:top w:w="100.0" w:type="dxa"/>
              <w:left w:w="100.0" w:type="dxa"/>
              <w:bottom w:w="100.0" w:type="dxa"/>
              <w:right w:w="100.0" w:type="dxa"/>
            </w:tcMar>
            <w:vAlign w:val="bottom"/>
          </w:tcPr>
          <w:p w:rsidR="00000000" w:rsidDel="00000000" w:rsidP="00000000" w:rsidRDefault="00000000" w:rsidRPr="00000000" w14:paraId="000002E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4715</w:t>
            </w:r>
          </w:p>
        </w:tc>
        <w:tc>
          <w:tcPr>
            <w:tcMar>
              <w:top w:w="100.0" w:type="dxa"/>
              <w:left w:w="100.0" w:type="dxa"/>
              <w:bottom w:w="100.0" w:type="dxa"/>
              <w:right w:w="100.0" w:type="dxa"/>
            </w:tcMar>
            <w:vAlign w:val="bottom"/>
          </w:tcPr>
          <w:p w:rsidR="00000000" w:rsidDel="00000000" w:rsidP="00000000" w:rsidRDefault="00000000" w:rsidRPr="00000000" w14:paraId="000002E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1509</w:t>
            </w:r>
          </w:p>
        </w:tc>
        <w:tc>
          <w:tcPr>
            <w:tcMar>
              <w:top w:w="100.0" w:type="dxa"/>
              <w:left w:w="100.0" w:type="dxa"/>
              <w:bottom w:w="100.0" w:type="dxa"/>
              <w:right w:w="100.0" w:type="dxa"/>
            </w:tcMar>
            <w:vAlign w:val="bottom"/>
          </w:tcPr>
          <w:p w:rsidR="00000000" w:rsidDel="00000000" w:rsidP="00000000" w:rsidRDefault="00000000" w:rsidRPr="00000000" w14:paraId="000002E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3793</w:t>
            </w:r>
          </w:p>
        </w:tc>
        <w:tc>
          <w:tcPr>
            <w:tcMar>
              <w:top w:w="100.0" w:type="dxa"/>
              <w:left w:w="100.0" w:type="dxa"/>
              <w:bottom w:w="100.0" w:type="dxa"/>
              <w:right w:w="100.0" w:type="dxa"/>
            </w:tcMar>
            <w:vAlign w:val="bottom"/>
          </w:tcPr>
          <w:p w:rsidR="00000000" w:rsidDel="00000000" w:rsidP="00000000" w:rsidRDefault="00000000" w:rsidRPr="00000000" w14:paraId="000002E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1289</w:t>
            </w:r>
          </w:p>
        </w:tc>
        <w:tc>
          <w:tcPr>
            <w:tcMar>
              <w:top w:w="100.0" w:type="dxa"/>
              <w:left w:w="100.0" w:type="dxa"/>
              <w:bottom w:w="100.0" w:type="dxa"/>
              <w:right w:w="100.0" w:type="dxa"/>
            </w:tcMar>
            <w:vAlign w:val="bottom"/>
          </w:tcPr>
          <w:p w:rsidR="00000000" w:rsidDel="00000000" w:rsidP="00000000" w:rsidRDefault="00000000" w:rsidRPr="00000000" w14:paraId="000002E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3130</w:t>
            </w:r>
          </w:p>
        </w:tc>
        <w:tc>
          <w:tcPr>
            <w:tcMar>
              <w:top w:w="100.0" w:type="dxa"/>
              <w:left w:w="100.0" w:type="dxa"/>
              <w:bottom w:w="100.0" w:type="dxa"/>
              <w:right w:w="100.0" w:type="dxa"/>
            </w:tcMar>
            <w:vAlign w:val="bottom"/>
          </w:tcPr>
          <w:p w:rsidR="00000000" w:rsidDel="00000000" w:rsidP="00000000" w:rsidRDefault="00000000" w:rsidRPr="00000000" w14:paraId="000002E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1130</w:t>
            </w:r>
          </w:p>
        </w:tc>
        <w:tc>
          <w:tcPr>
            <w:tcMar>
              <w:top w:w="100.0" w:type="dxa"/>
              <w:left w:w="100.0" w:type="dxa"/>
              <w:bottom w:w="100.0" w:type="dxa"/>
              <w:right w:w="100.0" w:type="dxa"/>
            </w:tcMar>
            <w:vAlign w:val="bottom"/>
          </w:tcPr>
          <w:p w:rsidR="00000000" w:rsidDel="00000000" w:rsidP="00000000" w:rsidRDefault="00000000" w:rsidRPr="00000000" w14:paraId="000002E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2617</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Nagpur</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E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826</w:t>
            </w:r>
          </w:p>
        </w:tc>
        <w:tc>
          <w:tcPr>
            <w:tcMar>
              <w:top w:w="100.0" w:type="dxa"/>
              <w:left w:w="100.0" w:type="dxa"/>
              <w:bottom w:w="100.0" w:type="dxa"/>
              <w:right w:w="100.0" w:type="dxa"/>
            </w:tcMar>
            <w:vAlign w:val="bottom"/>
          </w:tcPr>
          <w:p w:rsidR="00000000" w:rsidDel="00000000" w:rsidP="00000000" w:rsidRDefault="00000000" w:rsidRPr="00000000" w14:paraId="000002E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1442</w:t>
            </w:r>
          </w:p>
        </w:tc>
        <w:tc>
          <w:tcPr>
            <w:tcMar>
              <w:top w:w="100.0" w:type="dxa"/>
              <w:left w:w="100.0" w:type="dxa"/>
              <w:bottom w:w="100.0" w:type="dxa"/>
              <w:right w:w="100.0" w:type="dxa"/>
            </w:tcMar>
            <w:vAlign w:val="bottom"/>
          </w:tcPr>
          <w:p w:rsidR="00000000" w:rsidDel="00000000" w:rsidP="00000000" w:rsidRDefault="00000000" w:rsidRPr="00000000" w14:paraId="000002E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706</w:t>
            </w:r>
          </w:p>
        </w:tc>
        <w:tc>
          <w:tcPr>
            <w:tcMar>
              <w:top w:w="100.0" w:type="dxa"/>
              <w:left w:w="100.0" w:type="dxa"/>
              <w:bottom w:w="100.0" w:type="dxa"/>
              <w:right w:w="100.0" w:type="dxa"/>
            </w:tcMar>
            <w:vAlign w:val="bottom"/>
          </w:tcPr>
          <w:p w:rsidR="00000000" w:rsidDel="00000000" w:rsidP="00000000" w:rsidRDefault="00000000" w:rsidRPr="00000000" w14:paraId="000002E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1174</w:t>
            </w:r>
          </w:p>
        </w:tc>
        <w:tc>
          <w:tcPr>
            <w:tcMar>
              <w:top w:w="100.0" w:type="dxa"/>
              <w:left w:w="100.0" w:type="dxa"/>
              <w:bottom w:w="100.0" w:type="dxa"/>
              <w:right w:w="100.0" w:type="dxa"/>
            </w:tcMar>
            <w:vAlign w:val="bottom"/>
          </w:tcPr>
          <w:p w:rsidR="00000000" w:rsidDel="00000000" w:rsidP="00000000" w:rsidRDefault="00000000" w:rsidRPr="00000000" w14:paraId="000002E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591</w:t>
            </w:r>
          </w:p>
        </w:tc>
        <w:tc>
          <w:tcPr>
            <w:tcMar>
              <w:top w:w="100.0" w:type="dxa"/>
              <w:left w:w="100.0" w:type="dxa"/>
              <w:bottom w:w="100.0" w:type="dxa"/>
              <w:right w:w="100.0" w:type="dxa"/>
            </w:tcMar>
            <w:vAlign w:val="bottom"/>
          </w:tcPr>
          <w:p w:rsidR="00000000" w:rsidDel="00000000" w:rsidP="00000000" w:rsidRDefault="00000000" w:rsidRPr="00000000" w14:paraId="000002E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975</w:t>
            </w:r>
          </w:p>
        </w:tc>
        <w:tc>
          <w:tcPr>
            <w:tcMar>
              <w:top w:w="100.0" w:type="dxa"/>
              <w:left w:w="100.0" w:type="dxa"/>
              <w:bottom w:w="100.0" w:type="dxa"/>
              <w:right w:w="100.0" w:type="dxa"/>
            </w:tcMar>
            <w:vAlign w:val="bottom"/>
          </w:tcPr>
          <w:p w:rsidR="00000000" w:rsidDel="00000000" w:rsidP="00000000" w:rsidRDefault="00000000" w:rsidRPr="00000000" w14:paraId="000002F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510</w:t>
            </w:r>
          </w:p>
        </w:tc>
        <w:tc>
          <w:tcPr>
            <w:tcMar>
              <w:top w:w="100.0" w:type="dxa"/>
              <w:left w:w="100.0" w:type="dxa"/>
              <w:bottom w:w="100.0" w:type="dxa"/>
              <w:right w:w="100.0" w:type="dxa"/>
            </w:tcMar>
            <w:vAlign w:val="bottom"/>
          </w:tcPr>
          <w:p w:rsidR="00000000" w:rsidDel="00000000" w:rsidP="00000000" w:rsidRDefault="00000000" w:rsidRPr="00000000" w14:paraId="000002F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813</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2">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India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F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367033</w:t>
            </w:r>
          </w:p>
        </w:tc>
        <w:tc>
          <w:tcPr>
            <w:tcMar>
              <w:top w:w="100.0" w:type="dxa"/>
              <w:left w:w="100.0" w:type="dxa"/>
              <w:bottom w:w="100.0" w:type="dxa"/>
              <w:right w:w="100.0" w:type="dxa"/>
            </w:tcMar>
            <w:vAlign w:val="bottom"/>
          </w:tcPr>
          <w:p w:rsidR="00000000" w:rsidDel="00000000" w:rsidP="00000000" w:rsidRDefault="00000000" w:rsidRPr="00000000" w14:paraId="000002F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382277</w:t>
            </w:r>
          </w:p>
        </w:tc>
        <w:tc>
          <w:tcPr>
            <w:tcMar>
              <w:top w:w="100.0" w:type="dxa"/>
              <w:left w:w="100.0" w:type="dxa"/>
              <w:bottom w:w="100.0" w:type="dxa"/>
              <w:right w:w="100.0" w:type="dxa"/>
            </w:tcMar>
            <w:vAlign w:val="bottom"/>
          </w:tcPr>
          <w:p w:rsidR="00000000" w:rsidDel="00000000" w:rsidP="00000000" w:rsidRDefault="00000000" w:rsidRPr="00000000" w14:paraId="000002F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304784</w:t>
            </w:r>
          </w:p>
        </w:tc>
        <w:tc>
          <w:tcPr>
            <w:tcMar>
              <w:top w:w="100.0" w:type="dxa"/>
              <w:left w:w="100.0" w:type="dxa"/>
              <w:bottom w:w="100.0" w:type="dxa"/>
              <w:right w:w="100.0" w:type="dxa"/>
            </w:tcMar>
            <w:vAlign w:val="bottom"/>
          </w:tcPr>
          <w:p w:rsidR="00000000" w:rsidDel="00000000" w:rsidP="00000000" w:rsidRDefault="00000000" w:rsidRPr="00000000" w14:paraId="000002F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316613</w:t>
            </w:r>
          </w:p>
        </w:tc>
        <w:tc>
          <w:tcPr>
            <w:tcMar>
              <w:top w:w="100.0" w:type="dxa"/>
              <w:left w:w="100.0" w:type="dxa"/>
              <w:bottom w:w="100.0" w:type="dxa"/>
              <w:right w:w="100.0" w:type="dxa"/>
            </w:tcMar>
            <w:vAlign w:val="bottom"/>
          </w:tcPr>
          <w:p w:rsidR="00000000" w:rsidDel="00000000" w:rsidP="00000000" w:rsidRDefault="00000000" w:rsidRPr="00000000" w14:paraId="000002F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257205</w:t>
            </w:r>
          </w:p>
        </w:tc>
        <w:tc>
          <w:tcPr>
            <w:tcMar>
              <w:top w:w="100.0" w:type="dxa"/>
              <w:left w:w="100.0" w:type="dxa"/>
              <w:bottom w:w="100.0" w:type="dxa"/>
              <w:right w:w="100.0" w:type="dxa"/>
            </w:tcMar>
            <w:vAlign w:val="bottom"/>
          </w:tcPr>
          <w:p w:rsidR="00000000" w:rsidDel="00000000" w:rsidP="00000000" w:rsidRDefault="00000000" w:rsidRPr="00000000" w14:paraId="000002F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268394</w:t>
            </w:r>
          </w:p>
        </w:tc>
        <w:tc>
          <w:tcPr>
            <w:tcMar>
              <w:top w:w="100.0" w:type="dxa"/>
              <w:left w:w="100.0" w:type="dxa"/>
              <w:bottom w:w="100.0" w:type="dxa"/>
              <w:right w:w="100.0" w:type="dxa"/>
            </w:tcMar>
            <w:vAlign w:val="bottom"/>
          </w:tcPr>
          <w:p w:rsidR="00000000" w:rsidDel="00000000" w:rsidP="00000000" w:rsidRDefault="00000000" w:rsidRPr="00000000" w14:paraId="000002F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215280</w:t>
            </w:r>
          </w:p>
        </w:tc>
        <w:tc>
          <w:tcPr>
            <w:tcMar>
              <w:top w:w="100.0" w:type="dxa"/>
              <w:left w:w="100.0" w:type="dxa"/>
              <w:bottom w:w="100.0" w:type="dxa"/>
              <w:right w:w="100.0" w:type="dxa"/>
            </w:tcMar>
            <w:vAlign w:val="bottom"/>
          </w:tcPr>
          <w:p w:rsidR="00000000" w:rsidDel="00000000" w:rsidP="00000000" w:rsidRDefault="00000000" w:rsidRPr="00000000" w14:paraId="000002F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223200</w:t>
            </w:r>
          </w:p>
        </w:tc>
      </w:tr>
      <w:tr>
        <w:trPr>
          <w:trHeight w:val="500" w:hRule="atLeast"/>
        </w:trPr>
        <w:tc>
          <w:tcPr>
            <w:gridSpan w:val="9"/>
            <w:tcBorders>
              <w:top w:color="000000" w:space="0" w:sz="8" w:val="single"/>
              <w:left w:color="000000" w:space="0" w:sz="0" w:val="nil"/>
              <w:bottom w:color="000000" w:space="0" w:sz="0" w:val="nil"/>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B">
            <w:pPr>
              <w:spacing w:after="120" w:before="240" w:lineRule="auto"/>
              <w:rPr>
                <w:sz w:val="16"/>
                <w:szCs w:val="16"/>
              </w:rPr>
            </w:pPr>
            <w:r w:rsidDel="00000000" w:rsidR="00000000" w:rsidRPr="00000000">
              <w:rPr>
                <w:sz w:val="16"/>
                <w:szCs w:val="16"/>
                <w:rtl w:val="0"/>
              </w:rPr>
              <w:t xml:space="preserve">The number of ICU admissions  averted at the peak of the outbreak as a result of initial lockdown in India from 24 March 2020 to 3 May 2020  </w:t>
            </w:r>
            <w:r w:rsidDel="00000000" w:rsidR="00000000" w:rsidRPr="00000000">
              <w:rPr>
                <w:b w:val="1"/>
                <w:sz w:val="16"/>
                <w:szCs w:val="16"/>
                <w:rtl w:val="0"/>
              </w:rPr>
              <w:t xml:space="preserve">(L)</w:t>
            </w:r>
            <w:r w:rsidDel="00000000" w:rsidR="00000000" w:rsidRPr="00000000">
              <w:rPr>
                <w:sz w:val="16"/>
                <w:szCs w:val="16"/>
                <w:rtl w:val="0"/>
              </w:rPr>
              <w:t xml:space="preserve"> and continued closure of red-light areas after the initial lockdown (</w:t>
            </w:r>
            <w:r w:rsidDel="00000000" w:rsidR="00000000" w:rsidRPr="00000000">
              <w:rPr>
                <w:b w:val="1"/>
                <w:sz w:val="16"/>
                <w:szCs w:val="16"/>
                <w:rtl w:val="0"/>
              </w:rPr>
              <w:t xml:space="preserve">L + C</w:t>
            </w:r>
            <w:r w:rsidDel="00000000" w:rsidR="00000000" w:rsidRPr="00000000">
              <w:rPr>
                <w:sz w:val="16"/>
                <w:szCs w:val="16"/>
                <w:rtl w:val="0"/>
              </w:rPr>
              <w:t xml:space="preserve">).</w:t>
            </w:r>
          </w:p>
          <w:p w:rsidR="00000000" w:rsidDel="00000000" w:rsidP="00000000" w:rsidRDefault="00000000" w:rsidRPr="00000000" w14:paraId="000002FC">
            <w:pPr>
              <w:spacing w:after="120" w:before="240" w:lineRule="auto"/>
              <w:rPr>
                <w:sz w:val="16"/>
                <w:szCs w:val="16"/>
              </w:rPr>
            </w:pPr>
            <w:r w:rsidDel="00000000" w:rsidR="00000000" w:rsidRPr="00000000">
              <w:rPr>
                <w:rtl w:val="0"/>
              </w:rPr>
            </w:r>
          </w:p>
          <w:p w:rsidR="00000000" w:rsidDel="00000000" w:rsidP="00000000" w:rsidRDefault="00000000" w:rsidRPr="00000000" w14:paraId="000002FD">
            <w:pPr>
              <w:spacing w:after="120" w:before="240" w:lineRule="auto"/>
              <w:rPr>
                <w:sz w:val="16"/>
                <w:szCs w:val="16"/>
              </w:rPr>
            </w:pPr>
            <w:r w:rsidDel="00000000" w:rsidR="00000000" w:rsidRPr="00000000">
              <w:rPr>
                <w:rtl w:val="0"/>
              </w:rPr>
            </w:r>
          </w:p>
          <w:p w:rsidR="00000000" w:rsidDel="00000000" w:rsidP="00000000" w:rsidRDefault="00000000" w:rsidRPr="00000000" w14:paraId="000002FE">
            <w:pPr>
              <w:spacing w:after="120" w:before="240" w:lineRule="auto"/>
              <w:rPr>
                <w:sz w:val="16"/>
                <w:szCs w:val="16"/>
              </w:rPr>
            </w:pPr>
            <w:r w:rsidDel="00000000" w:rsidR="00000000" w:rsidRPr="00000000">
              <w:rPr>
                <w:rtl w:val="0"/>
              </w:rPr>
            </w:r>
          </w:p>
          <w:p w:rsidR="00000000" w:rsidDel="00000000" w:rsidP="00000000" w:rsidRDefault="00000000" w:rsidRPr="00000000" w14:paraId="000002FF">
            <w:pPr>
              <w:spacing w:after="120" w:before="240" w:lineRule="auto"/>
              <w:rPr>
                <w:sz w:val="16"/>
                <w:szCs w:val="16"/>
              </w:rPr>
            </w:pPr>
            <w:r w:rsidDel="00000000" w:rsidR="00000000" w:rsidRPr="00000000">
              <w:rPr>
                <w:rtl w:val="0"/>
              </w:rPr>
            </w:r>
          </w:p>
          <w:p w:rsidR="00000000" w:rsidDel="00000000" w:rsidP="00000000" w:rsidRDefault="00000000" w:rsidRPr="00000000" w14:paraId="00000300">
            <w:pPr>
              <w:spacing w:after="120" w:before="240" w:lineRule="auto"/>
              <w:rPr>
                <w:sz w:val="16"/>
                <w:szCs w:val="16"/>
              </w:rPr>
            </w:pPr>
            <w:r w:rsidDel="00000000" w:rsidR="00000000" w:rsidRPr="00000000">
              <w:rPr>
                <w:rtl w:val="0"/>
              </w:rPr>
            </w:r>
          </w:p>
          <w:p w:rsidR="00000000" w:rsidDel="00000000" w:rsidP="00000000" w:rsidRDefault="00000000" w:rsidRPr="00000000" w14:paraId="00000301">
            <w:pPr>
              <w:spacing w:after="120" w:before="240" w:lineRule="auto"/>
              <w:rPr>
                <w:sz w:val="16"/>
                <w:szCs w:val="16"/>
              </w:rPr>
            </w:pPr>
            <w:r w:rsidDel="00000000" w:rsidR="00000000" w:rsidRPr="00000000">
              <w:rPr>
                <w:rtl w:val="0"/>
              </w:rPr>
            </w:r>
          </w:p>
          <w:p w:rsidR="00000000" w:rsidDel="00000000" w:rsidP="00000000" w:rsidRDefault="00000000" w:rsidRPr="00000000" w14:paraId="00000302">
            <w:pPr>
              <w:spacing w:after="120" w:before="240" w:lineRule="auto"/>
              <w:rPr>
                <w:sz w:val="16"/>
                <w:szCs w:val="16"/>
              </w:rPr>
            </w:pPr>
            <w:r w:rsidDel="00000000" w:rsidR="00000000" w:rsidRPr="00000000">
              <w:rPr>
                <w:rtl w:val="0"/>
              </w:rPr>
            </w:r>
          </w:p>
          <w:p w:rsidR="00000000" w:rsidDel="00000000" w:rsidP="00000000" w:rsidRDefault="00000000" w:rsidRPr="00000000" w14:paraId="00000303">
            <w:pPr>
              <w:spacing w:after="120" w:before="240" w:lineRule="auto"/>
              <w:rPr>
                <w:sz w:val="16"/>
                <w:szCs w:val="16"/>
              </w:rPr>
            </w:pPr>
            <w:r w:rsidDel="00000000" w:rsidR="00000000" w:rsidRPr="00000000">
              <w:rPr>
                <w:rtl w:val="0"/>
              </w:rPr>
            </w:r>
          </w:p>
          <w:p w:rsidR="00000000" w:rsidDel="00000000" w:rsidP="00000000" w:rsidRDefault="00000000" w:rsidRPr="00000000" w14:paraId="00000304">
            <w:pPr>
              <w:spacing w:after="120" w:before="240" w:lineRule="auto"/>
              <w:rPr>
                <w:sz w:val="16"/>
                <w:szCs w:val="16"/>
              </w:rPr>
            </w:pPr>
            <w:r w:rsidDel="00000000" w:rsidR="00000000" w:rsidRPr="00000000">
              <w:rPr>
                <w:rtl w:val="0"/>
              </w:rPr>
            </w:r>
          </w:p>
          <w:p w:rsidR="00000000" w:rsidDel="00000000" w:rsidP="00000000" w:rsidRDefault="00000000" w:rsidRPr="00000000" w14:paraId="00000305">
            <w:pPr>
              <w:spacing w:after="120" w:before="240" w:lineRule="auto"/>
              <w:rPr>
                <w:sz w:val="16"/>
                <w:szCs w:val="16"/>
              </w:rPr>
            </w:pPr>
            <w:r w:rsidDel="00000000" w:rsidR="00000000" w:rsidRPr="00000000">
              <w:rPr>
                <w:rtl w:val="0"/>
              </w:rPr>
            </w:r>
          </w:p>
          <w:p w:rsidR="00000000" w:rsidDel="00000000" w:rsidP="00000000" w:rsidRDefault="00000000" w:rsidRPr="00000000" w14:paraId="00000306">
            <w:pPr>
              <w:spacing w:after="120" w:before="240" w:lineRule="auto"/>
              <w:rPr>
                <w:sz w:val="16"/>
                <w:szCs w:val="16"/>
              </w:rPr>
            </w:pPr>
            <w:r w:rsidDel="00000000" w:rsidR="00000000" w:rsidRPr="00000000">
              <w:rPr>
                <w:rtl w:val="0"/>
              </w:rPr>
            </w:r>
          </w:p>
          <w:p w:rsidR="00000000" w:rsidDel="00000000" w:rsidP="00000000" w:rsidRDefault="00000000" w:rsidRPr="00000000" w14:paraId="00000307">
            <w:pPr>
              <w:spacing w:after="120" w:before="240" w:lineRule="auto"/>
              <w:rPr>
                <w:sz w:val="16"/>
                <w:szCs w:val="16"/>
              </w:rPr>
            </w:pPr>
            <w:r w:rsidDel="00000000" w:rsidR="00000000" w:rsidRPr="00000000">
              <w:rPr>
                <w:rtl w:val="0"/>
              </w:rPr>
            </w:r>
          </w:p>
        </w:tc>
      </w:tr>
    </w:tbl>
    <w:p w:rsidR="00000000" w:rsidDel="00000000" w:rsidP="00000000" w:rsidRDefault="00000000" w:rsidRPr="00000000" w14:paraId="00000310">
      <w:pPr>
        <w:spacing w:after="120" w:before="240" w:lineRule="auto"/>
        <w:rPr>
          <w:b w:val="1"/>
        </w:rPr>
      </w:pPr>
      <w:r w:rsidDel="00000000" w:rsidR="00000000" w:rsidRPr="00000000">
        <w:rPr>
          <w:rtl w:val="0"/>
        </w:rPr>
      </w:r>
    </w:p>
    <w:p w:rsidR="00000000" w:rsidDel="00000000" w:rsidP="00000000" w:rsidRDefault="00000000" w:rsidRPr="00000000" w14:paraId="00000311">
      <w:pPr>
        <w:spacing w:after="120" w:before="240" w:lineRule="auto"/>
        <w:rPr/>
      </w:pPr>
      <w:r w:rsidDel="00000000" w:rsidR="00000000" w:rsidRPr="00000000">
        <w:rPr>
          <w:rtl w:val="0"/>
        </w:rPr>
      </w:r>
    </w:p>
    <w:tbl>
      <w:tblPr>
        <w:tblStyle w:val="Table16"/>
        <w:tblW w:w="9345.0" w:type="dxa"/>
        <w:jc w:val="left"/>
        <w:tblInd w:w="70.0" w:type="dxa"/>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600"/>
      </w:tblPr>
      <w:tblGrid>
        <w:gridCol w:w="1065"/>
        <w:gridCol w:w="1035"/>
        <w:gridCol w:w="1035"/>
        <w:gridCol w:w="1035"/>
        <w:gridCol w:w="1035"/>
        <w:gridCol w:w="1035"/>
        <w:gridCol w:w="1035"/>
        <w:gridCol w:w="1035"/>
        <w:gridCol w:w="1035"/>
        <w:tblGridChange w:id="0">
          <w:tblGrid>
            <w:gridCol w:w="1065"/>
            <w:gridCol w:w="1035"/>
            <w:gridCol w:w="1035"/>
            <w:gridCol w:w="1035"/>
            <w:gridCol w:w="1035"/>
            <w:gridCol w:w="1035"/>
            <w:gridCol w:w="1035"/>
            <w:gridCol w:w="1035"/>
            <w:gridCol w:w="1035"/>
          </w:tblGrid>
        </w:tblGridChange>
      </w:tblGrid>
      <w:tr>
        <w:trPr>
          <w:trHeight w:val="500" w:hRule="atLeast"/>
        </w:trPr>
        <w:tc>
          <w:tcPr>
            <w:gridSpan w:val="9"/>
            <w:tcBorders>
              <w:top w:color="000000" w:space="0" w:sz="0" w:val="nil"/>
              <w:left w:color="000000" w:space="0" w:sz="0" w:val="nil"/>
              <w:bottom w:color="000000" w:space="0" w:sz="8" w:val="single"/>
              <w:right w:color="000000" w:space="0" w:sz="8" w:val="single"/>
            </w:tcBorders>
            <w:shd w:fill="9bbb59" w:val="clear"/>
            <w:tcMar>
              <w:top w:w="100.0" w:type="dxa"/>
              <w:left w:w="100.0" w:type="dxa"/>
              <w:bottom w:w="100.0" w:type="dxa"/>
              <w:right w:w="100.0" w:type="dxa"/>
            </w:tcMar>
            <w:vAlign w:val="top"/>
          </w:tcPr>
          <w:p w:rsidR="00000000" w:rsidDel="00000000" w:rsidP="00000000" w:rsidRDefault="00000000" w:rsidRPr="00000000" w14:paraId="00000312">
            <w:pPr>
              <w:spacing w:after="120" w:before="240" w:lineRule="auto"/>
              <w:rPr>
                <w:rFonts w:ascii="Calibri" w:cs="Calibri" w:eastAsia="Calibri" w:hAnsi="Calibri"/>
                <w:b w:val="1"/>
                <w:color w:val="ffffff"/>
                <w:sz w:val="20"/>
                <w:szCs w:val="20"/>
              </w:rPr>
            </w:pPr>
            <w:r w:rsidDel="00000000" w:rsidR="00000000" w:rsidRPr="00000000">
              <w:rPr>
                <w:b w:val="1"/>
                <w:rtl w:val="0"/>
              </w:rPr>
              <w:t xml:space="preserve">Table 8: </w:t>
            </w:r>
            <w:r w:rsidDel="00000000" w:rsidR="00000000" w:rsidRPr="00000000">
              <w:rPr>
                <w:rtl w:val="0"/>
              </w:rPr>
              <w:t xml:space="preserve">Deaths averted at peak of the COVID-19 pandemic for each location and </w:t>
            </w:r>
            <w:hyperlink r:id="rId297">
              <w:r w:rsidDel="00000000" w:rsidR="00000000" w:rsidRPr="00000000">
                <w:rPr/>
                <w:drawing>
                  <wp:inline distB="19050" distT="19050" distL="19050" distR="19050">
                    <wp:extent cx="152400" cy="127000"/>
                    <wp:effectExtent b="0" l="0" r="0" t="0"/>
                    <wp:docPr id="22" name="image17.png"/>
                    <a:graphic>
                      <a:graphicData uri="http://schemas.openxmlformats.org/drawingml/2006/picture">
                        <pic:pic>
                          <pic:nvPicPr>
                            <pic:cNvPr id="0" name="image17.png"/>
                            <pic:cNvPicPr preferRelativeResize="0"/>
                          </pic:nvPicPr>
                          <pic:blipFill>
                            <a:blip r:embed="rId269"/>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of 1.75, 2, 2.25, and 2.5.</w:t>
            </w:r>
            <w:r w:rsidDel="00000000" w:rsidR="00000000" w:rsidRPr="00000000">
              <w:rPr>
                <w:rtl w:val="0"/>
              </w:rPr>
            </w:r>
          </w:p>
        </w:tc>
      </w:tr>
      <w:tr>
        <w:trPr>
          <w:trHeight w:val="500" w:hRule="atLeast"/>
        </w:trPr>
        <w:tc>
          <w:tcPr>
            <w:vMerge w:val="restart"/>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Calibri" w:cs="Calibri" w:eastAsia="Calibri" w:hAnsi="Calibri"/>
                <w:b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C">
            <w:pPr>
              <w:widowControl w:val="0"/>
              <w:jc w:val="center"/>
              <w:rPr>
                <w:rFonts w:ascii="Calibri" w:cs="Calibri" w:eastAsia="Calibri" w:hAnsi="Calibri"/>
                <w:sz w:val="20"/>
                <w:szCs w:val="20"/>
              </w:rPr>
            </w:pPr>
            <w:hyperlink r:id="rId298">
              <w:r w:rsidDel="00000000" w:rsidR="00000000" w:rsidRPr="00000000">
                <w:rPr>
                  <w:rFonts w:ascii="Calibri" w:cs="Calibri" w:eastAsia="Calibri" w:hAnsi="Calibri"/>
                  <w:sz w:val="20"/>
                  <w:szCs w:val="20"/>
                </w:rPr>
                <w:drawing>
                  <wp:inline distB="19050" distT="19050" distL="19050" distR="19050">
                    <wp:extent cx="571500" cy="114300"/>
                    <wp:effectExtent b="0" l="0" r="0" t="0"/>
                    <wp:docPr id="112" name="image65.png"/>
                    <a:graphic>
                      <a:graphicData uri="http://schemas.openxmlformats.org/drawingml/2006/picture">
                        <pic:pic>
                          <pic:nvPicPr>
                            <pic:cNvPr id="0" name="image65.png"/>
                            <pic:cNvPicPr preferRelativeResize="0"/>
                          </pic:nvPicPr>
                          <pic:blipFill>
                            <a:blip r:embed="rId280"/>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E">
            <w:pPr>
              <w:widowControl w:val="0"/>
              <w:jc w:val="center"/>
              <w:rPr>
                <w:rFonts w:ascii="Calibri" w:cs="Calibri" w:eastAsia="Calibri" w:hAnsi="Calibri"/>
                <w:sz w:val="20"/>
                <w:szCs w:val="20"/>
              </w:rPr>
            </w:pPr>
            <w:hyperlink r:id="rId299">
              <w:r w:rsidDel="00000000" w:rsidR="00000000" w:rsidRPr="00000000">
                <w:rPr>
                  <w:rFonts w:ascii="Calibri" w:cs="Calibri" w:eastAsia="Calibri" w:hAnsi="Calibri"/>
                  <w:sz w:val="20"/>
                  <w:szCs w:val="20"/>
                </w:rPr>
                <w:drawing>
                  <wp:inline distB="19050" distT="19050" distL="19050" distR="19050">
                    <wp:extent cx="406400" cy="114300"/>
                    <wp:effectExtent b="0" l="0" r="0" t="0"/>
                    <wp:docPr id="15" name="image5.png"/>
                    <a:graphic>
                      <a:graphicData uri="http://schemas.openxmlformats.org/drawingml/2006/picture">
                        <pic:pic>
                          <pic:nvPicPr>
                            <pic:cNvPr id="0" name="image5.png"/>
                            <pic:cNvPicPr preferRelativeResize="0"/>
                          </pic:nvPicPr>
                          <pic:blipFill>
                            <a:blip r:embed="rId282"/>
                            <a:srcRect b="0" l="0" r="0" t="0"/>
                            <a:stretch>
                              <a:fillRect/>
                            </a:stretch>
                          </pic:blipFill>
                          <pic:spPr>
                            <a:xfrm>
                              <a:off x="0" y="0"/>
                              <a:ext cx="4064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0">
            <w:pPr>
              <w:widowControl w:val="0"/>
              <w:jc w:val="center"/>
              <w:rPr>
                <w:rFonts w:ascii="Calibri" w:cs="Calibri" w:eastAsia="Calibri" w:hAnsi="Calibri"/>
                <w:sz w:val="20"/>
                <w:szCs w:val="20"/>
              </w:rPr>
            </w:pPr>
            <w:hyperlink r:id="rId300">
              <w:r w:rsidDel="00000000" w:rsidR="00000000" w:rsidRPr="00000000">
                <w:rPr>
                  <w:rFonts w:ascii="Calibri" w:cs="Calibri" w:eastAsia="Calibri" w:hAnsi="Calibri"/>
                  <w:sz w:val="20"/>
                  <w:szCs w:val="20"/>
                </w:rPr>
                <w:drawing>
                  <wp:inline distB="19050" distT="19050" distL="19050" distR="19050">
                    <wp:extent cx="571500" cy="114300"/>
                    <wp:effectExtent b="0" l="0" r="0" t="0"/>
                    <wp:docPr id="91" name="image43.png"/>
                    <a:graphic>
                      <a:graphicData uri="http://schemas.openxmlformats.org/drawingml/2006/picture">
                        <pic:pic>
                          <pic:nvPicPr>
                            <pic:cNvPr id="0" name="image43.png"/>
                            <pic:cNvPicPr preferRelativeResize="0"/>
                          </pic:nvPicPr>
                          <pic:blipFill>
                            <a:blip r:embed="rId284"/>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2">
            <w:pPr>
              <w:widowControl w:val="0"/>
              <w:jc w:val="center"/>
              <w:rPr>
                <w:rFonts w:ascii="Calibri" w:cs="Calibri" w:eastAsia="Calibri" w:hAnsi="Calibri"/>
                <w:sz w:val="20"/>
                <w:szCs w:val="20"/>
              </w:rPr>
            </w:pPr>
            <w:hyperlink r:id="rId301">
              <w:r w:rsidDel="00000000" w:rsidR="00000000" w:rsidRPr="00000000">
                <w:rPr>
                  <w:rFonts w:ascii="Calibri" w:cs="Calibri" w:eastAsia="Calibri" w:hAnsi="Calibri"/>
                  <w:sz w:val="20"/>
                  <w:szCs w:val="20"/>
                </w:rPr>
                <w:drawing>
                  <wp:inline distB="19050" distT="19050" distL="19050" distR="19050">
                    <wp:extent cx="508000" cy="114300"/>
                    <wp:effectExtent b="0" l="0" r="0" t="0"/>
                    <wp:docPr id="100" name="image21.png"/>
                    <a:graphic>
                      <a:graphicData uri="http://schemas.openxmlformats.org/drawingml/2006/picture">
                        <pic:pic>
                          <pic:nvPicPr>
                            <pic:cNvPr id="0" name="image21.png"/>
                            <pic:cNvPicPr preferRelativeResize="0"/>
                          </pic:nvPicPr>
                          <pic:blipFill>
                            <a:blip r:embed="rId286"/>
                            <a:srcRect b="0" l="0" r="0" t="0"/>
                            <a:stretch>
                              <a:fillRect/>
                            </a:stretch>
                          </pic:blipFill>
                          <pic:spPr>
                            <a:xfrm>
                              <a:off x="0" y="0"/>
                              <a:ext cx="508000" cy="114300"/>
                            </a:xfrm>
                            <a:prstGeom prst="rect"/>
                            <a:ln/>
                          </pic:spPr>
                        </pic:pic>
                      </a:graphicData>
                    </a:graphic>
                  </wp:inline>
                </w:drawing>
              </w:r>
            </w:hyperlink>
            <w:r w:rsidDel="00000000" w:rsidR="00000000" w:rsidRPr="00000000">
              <w:rPr>
                <w:rtl w:val="0"/>
              </w:rPr>
            </w:r>
          </w:p>
        </w:tc>
      </w:tr>
      <w:tr>
        <w:trPr>
          <w:trHeight w:val="500" w:hRule="atLeast"/>
        </w:trPr>
        <w:tc>
          <w:tcPr>
            <w:vMerge w:val="continue"/>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8">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C">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 + C</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Mumbai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2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2240</w:t>
            </w:r>
          </w:p>
        </w:tc>
        <w:tc>
          <w:tcPr>
            <w:tcMar>
              <w:top w:w="100.0" w:type="dxa"/>
              <w:left w:w="100.0" w:type="dxa"/>
              <w:bottom w:w="100.0" w:type="dxa"/>
              <w:right w:w="100.0" w:type="dxa"/>
            </w:tcMar>
            <w:vAlign w:val="bottom"/>
          </w:tcPr>
          <w:p w:rsidR="00000000" w:rsidDel="00000000" w:rsidP="00000000" w:rsidRDefault="00000000" w:rsidRPr="00000000" w14:paraId="0000032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2338</w:t>
            </w:r>
          </w:p>
        </w:tc>
        <w:tc>
          <w:tcPr>
            <w:tcMar>
              <w:top w:w="100.0" w:type="dxa"/>
              <w:left w:w="100.0" w:type="dxa"/>
              <w:bottom w:w="100.0" w:type="dxa"/>
              <w:right w:w="100.0" w:type="dxa"/>
            </w:tcMar>
            <w:vAlign w:val="bottom"/>
          </w:tcPr>
          <w:p w:rsidR="00000000" w:rsidDel="00000000" w:rsidP="00000000" w:rsidRDefault="00000000" w:rsidRPr="00000000" w14:paraId="0000033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1926</w:t>
            </w:r>
          </w:p>
        </w:tc>
        <w:tc>
          <w:tcPr>
            <w:tcMar>
              <w:top w:w="100.0" w:type="dxa"/>
              <w:left w:w="100.0" w:type="dxa"/>
              <w:bottom w:w="100.0" w:type="dxa"/>
              <w:right w:w="100.0" w:type="dxa"/>
            </w:tcMar>
            <w:vAlign w:val="bottom"/>
          </w:tcPr>
          <w:p w:rsidR="00000000" w:rsidDel="00000000" w:rsidP="00000000" w:rsidRDefault="00000000" w:rsidRPr="00000000" w14:paraId="0000033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1987</w:t>
            </w:r>
          </w:p>
        </w:tc>
        <w:tc>
          <w:tcPr>
            <w:tcMar>
              <w:top w:w="100.0" w:type="dxa"/>
              <w:left w:w="100.0" w:type="dxa"/>
              <w:bottom w:w="100.0" w:type="dxa"/>
              <w:right w:w="100.0" w:type="dxa"/>
            </w:tcMar>
            <w:vAlign w:val="bottom"/>
          </w:tcPr>
          <w:p w:rsidR="00000000" w:rsidDel="00000000" w:rsidP="00000000" w:rsidRDefault="00000000" w:rsidRPr="00000000" w14:paraId="0000033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1635</w:t>
            </w:r>
          </w:p>
        </w:tc>
        <w:tc>
          <w:tcPr>
            <w:tcMar>
              <w:top w:w="100.0" w:type="dxa"/>
              <w:left w:w="100.0" w:type="dxa"/>
              <w:bottom w:w="100.0" w:type="dxa"/>
              <w:right w:w="100.0" w:type="dxa"/>
            </w:tcMar>
            <w:vAlign w:val="bottom"/>
          </w:tcPr>
          <w:p w:rsidR="00000000" w:rsidDel="00000000" w:rsidP="00000000" w:rsidRDefault="00000000" w:rsidRPr="00000000" w14:paraId="0000033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1681</w:t>
            </w:r>
          </w:p>
        </w:tc>
        <w:tc>
          <w:tcPr>
            <w:tcMar>
              <w:top w:w="100.0" w:type="dxa"/>
              <w:left w:w="100.0" w:type="dxa"/>
              <w:bottom w:w="100.0" w:type="dxa"/>
              <w:right w:w="100.0" w:type="dxa"/>
            </w:tcMar>
            <w:vAlign w:val="bottom"/>
          </w:tcPr>
          <w:p w:rsidR="00000000" w:rsidDel="00000000" w:rsidP="00000000" w:rsidRDefault="00000000" w:rsidRPr="00000000" w14:paraId="0000033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1403</w:t>
            </w:r>
          </w:p>
        </w:tc>
        <w:tc>
          <w:tcPr>
            <w:tcMar>
              <w:top w:w="100.0" w:type="dxa"/>
              <w:left w:w="100.0" w:type="dxa"/>
              <w:bottom w:w="100.0" w:type="dxa"/>
              <w:right w:w="100.0" w:type="dxa"/>
            </w:tcMar>
            <w:vAlign w:val="bottom"/>
          </w:tcPr>
          <w:p w:rsidR="00000000" w:rsidDel="00000000" w:rsidP="00000000" w:rsidRDefault="00000000" w:rsidRPr="00000000" w14:paraId="0000033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1465</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Delhi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3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2063</w:t>
            </w:r>
          </w:p>
        </w:tc>
        <w:tc>
          <w:tcPr>
            <w:tcMar>
              <w:top w:w="100.0" w:type="dxa"/>
              <w:left w:w="100.0" w:type="dxa"/>
              <w:bottom w:w="100.0" w:type="dxa"/>
              <w:right w:w="100.0" w:type="dxa"/>
            </w:tcMar>
            <w:vAlign w:val="bottom"/>
          </w:tcPr>
          <w:p w:rsidR="00000000" w:rsidDel="00000000" w:rsidP="00000000" w:rsidRDefault="00000000" w:rsidRPr="00000000" w14:paraId="0000033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2272</w:t>
            </w:r>
          </w:p>
        </w:tc>
        <w:tc>
          <w:tcPr>
            <w:tcMar>
              <w:top w:w="100.0" w:type="dxa"/>
              <w:left w:w="100.0" w:type="dxa"/>
              <w:bottom w:w="100.0" w:type="dxa"/>
              <w:right w:w="100.0" w:type="dxa"/>
            </w:tcMar>
            <w:vAlign w:val="bottom"/>
          </w:tcPr>
          <w:p w:rsidR="00000000" w:rsidDel="00000000" w:rsidP="00000000" w:rsidRDefault="00000000" w:rsidRPr="00000000" w14:paraId="0000033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1795</w:t>
            </w:r>
          </w:p>
        </w:tc>
        <w:tc>
          <w:tcPr>
            <w:tcMar>
              <w:top w:w="100.0" w:type="dxa"/>
              <w:left w:w="100.0" w:type="dxa"/>
              <w:bottom w:w="100.0" w:type="dxa"/>
              <w:right w:w="100.0" w:type="dxa"/>
            </w:tcMar>
            <w:vAlign w:val="bottom"/>
          </w:tcPr>
          <w:p w:rsidR="00000000" w:rsidDel="00000000" w:rsidP="00000000" w:rsidRDefault="00000000" w:rsidRPr="00000000" w14:paraId="0000033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1944</w:t>
            </w:r>
          </w:p>
        </w:tc>
        <w:tc>
          <w:tcPr>
            <w:tcMar>
              <w:top w:w="100.0" w:type="dxa"/>
              <w:left w:w="100.0" w:type="dxa"/>
              <w:bottom w:w="100.0" w:type="dxa"/>
              <w:right w:w="100.0" w:type="dxa"/>
            </w:tcMar>
            <w:vAlign w:val="bottom"/>
          </w:tcPr>
          <w:p w:rsidR="00000000" w:rsidDel="00000000" w:rsidP="00000000" w:rsidRDefault="00000000" w:rsidRPr="00000000" w14:paraId="0000033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1519</w:t>
            </w:r>
          </w:p>
        </w:tc>
        <w:tc>
          <w:tcPr>
            <w:tcMar>
              <w:top w:w="100.0" w:type="dxa"/>
              <w:left w:w="100.0" w:type="dxa"/>
              <w:bottom w:w="100.0" w:type="dxa"/>
              <w:right w:w="100.0" w:type="dxa"/>
            </w:tcMar>
            <w:vAlign w:val="bottom"/>
          </w:tcPr>
          <w:p w:rsidR="00000000" w:rsidDel="00000000" w:rsidP="00000000" w:rsidRDefault="00000000" w:rsidRPr="00000000" w14:paraId="0000033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1648</w:t>
            </w:r>
          </w:p>
        </w:tc>
        <w:tc>
          <w:tcPr>
            <w:tcMar>
              <w:top w:w="100.0" w:type="dxa"/>
              <w:left w:w="100.0" w:type="dxa"/>
              <w:bottom w:w="100.0" w:type="dxa"/>
              <w:right w:w="100.0" w:type="dxa"/>
            </w:tcMar>
            <w:vAlign w:val="bottom"/>
          </w:tcPr>
          <w:p w:rsidR="00000000" w:rsidDel="00000000" w:rsidP="00000000" w:rsidRDefault="00000000" w:rsidRPr="00000000" w14:paraId="0000033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1282</w:t>
            </w:r>
          </w:p>
        </w:tc>
        <w:tc>
          <w:tcPr>
            <w:tcMar>
              <w:top w:w="100.0" w:type="dxa"/>
              <w:left w:w="100.0" w:type="dxa"/>
              <w:bottom w:w="100.0" w:type="dxa"/>
              <w:right w:w="100.0" w:type="dxa"/>
            </w:tcMar>
            <w:vAlign w:val="bottom"/>
          </w:tcPr>
          <w:p w:rsidR="00000000" w:rsidDel="00000000" w:rsidP="00000000" w:rsidRDefault="00000000" w:rsidRPr="00000000" w14:paraId="0000033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1386</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F">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Kolkata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4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1415</w:t>
            </w:r>
          </w:p>
        </w:tc>
        <w:tc>
          <w:tcPr>
            <w:tcMar>
              <w:top w:w="100.0" w:type="dxa"/>
              <w:left w:w="100.0" w:type="dxa"/>
              <w:bottom w:w="100.0" w:type="dxa"/>
              <w:right w:w="100.0" w:type="dxa"/>
            </w:tcMar>
            <w:vAlign w:val="bottom"/>
          </w:tcPr>
          <w:p w:rsidR="00000000" w:rsidDel="00000000" w:rsidP="00000000" w:rsidRDefault="00000000" w:rsidRPr="00000000" w14:paraId="0000034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3715</w:t>
            </w:r>
          </w:p>
        </w:tc>
        <w:tc>
          <w:tcPr>
            <w:tcMar>
              <w:top w:w="100.0" w:type="dxa"/>
              <w:left w:w="100.0" w:type="dxa"/>
              <w:bottom w:w="100.0" w:type="dxa"/>
              <w:right w:w="100.0" w:type="dxa"/>
            </w:tcMar>
            <w:vAlign w:val="bottom"/>
          </w:tcPr>
          <w:p w:rsidR="00000000" w:rsidDel="00000000" w:rsidP="00000000" w:rsidRDefault="00000000" w:rsidRPr="00000000" w14:paraId="0000034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1216</w:t>
            </w:r>
          </w:p>
        </w:tc>
        <w:tc>
          <w:tcPr>
            <w:tcMar>
              <w:top w:w="100.0" w:type="dxa"/>
              <w:left w:w="100.0" w:type="dxa"/>
              <w:bottom w:w="100.0" w:type="dxa"/>
              <w:right w:w="100.0" w:type="dxa"/>
            </w:tcMar>
            <w:vAlign w:val="bottom"/>
          </w:tcPr>
          <w:p w:rsidR="00000000" w:rsidDel="00000000" w:rsidP="00000000" w:rsidRDefault="00000000" w:rsidRPr="00000000" w14:paraId="0000034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3010</w:t>
            </w:r>
          </w:p>
        </w:tc>
        <w:tc>
          <w:tcPr>
            <w:tcMar>
              <w:top w:w="100.0" w:type="dxa"/>
              <w:left w:w="100.0" w:type="dxa"/>
              <w:bottom w:w="100.0" w:type="dxa"/>
              <w:right w:w="100.0" w:type="dxa"/>
            </w:tcMar>
            <w:vAlign w:val="bottom"/>
          </w:tcPr>
          <w:p w:rsidR="00000000" w:rsidDel="00000000" w:rsidP="00000000" w:rsidRDefault="00000000" w:rsidRPr="00000000" w14:paraId="0000034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1018</w:t>
            </w:r>
          </w:p>
        </w:tc>
        <w:tc>
          <w:tcPr>
            <w:tcMar>
              <w:top w:w="100.0" w:type="dxa"/>
              <w:left w:w="100.0" w:type="dxa"/>
              <w:bottom w:w="100.0" w:type="dxa"/>
              <w:right w:w="100.0" w:type="dxa"/>
            </w:tcMar>
            <w:vAlign w:val="bottom"/>
          </w:tcPr>
          <w:p w:rsidR="00000000" w:rsidDel="00000000" w:rsidP="00000000" w:rsidRDefault="00000000" w:rsidRPr="00000000" w14:paraId="0000034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2457</w:t>
            </w:r>
          </w:p>
        </w:tc>
        <w:tc>
          <w:tcPr>
            <w:tcMar>
              <w:top w:w="100.0" w:type="dxa"/>
              <w:left w:w="100.0" w:type="dxa"/>
              <w:bottom w:w="100.0" w:type="dxa"/>
              <w:right w:w="100.0" w:type="dxa"/>
            </w:tcMar>
            <w:vAlign w:val="bottom"/>
          </w:tcPr>
          <w:p w:rsidR="00000000" w:rsidDel="00000000" w:rsidP="00000000" w:rsidRDefault="00000000" w:rsidRPr="00000000" w14:paraId="0000034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897</w:t>
            </w:r>
          </w:p>
        </w:tc>
        <w:tc>
          <w:tcPr>
            <w:tcMar>
              <w:top w:w="100.0" w:type="dxa"/>
              <w:left w:w="100.0" w:type="dxa"/>
              <w:bottom w:w="100.0" w:type="dxa"/>
              <w:right w:w="100.0" w:type="dxa"/>
            </w:tcMar>
            <w:vAlign w:val="bottom"/>
          </w:tcPr>
          <w:p w:rsidR="00000000" w:rsidDel="00000000" w:rsidP="00000000" w:rsidRDefault="00000000" w:rsidRPr="00000000" w14:paraId="0000034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2061</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8">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Pune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4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637</w:t>
            </w:r>
          </w:p>
        </w:tc>
        <w:tc>
          <w:tcPr>
            <w:tcMar>
              <w:top w:w="100.0" w:type="dxa"/>
              <w:left w:w="100.0" w:type="dxa"/>
              <w:bottom w:w="100.0" w:type="dxa"/>
              <w:right w:w="100.0" w:type="dxa"/>
            </w:tcMar>
            <w:vAlign w:val="bottom"/>
          </w:tcPr>
          <w:p w:rsidR="00000000" w:rsidDel="00000000" w:rsidP="00000000" w:rsidRDefault="00000000" w:rsidRPr="00000000" w14:paraId="0000034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1671</w:t>
            </w:r>
          </w:p>
        </w:tc>
        <w:tc>
          <w:tcPr>
            <w:tcMar>
              <w:top w:w="100.0" w:type="dxa"/>
              <w:left w:w="100.0" w:type="dxa"/>
              <w:bottom w:w="100.0" w:type="dxa"/>
              <w:right w:w="100.0" w:type="dxa"/>
            </w:tcMar>
            <w:vAlign w:val="bottom"/>
          </w:tcPr>
          <w:p w:rsidR="00000000" w:rsidDel="00000000" w:rsidP="00000000" w:rsidRDefault="00000000" w:rsidRPr="00000000" w14:paraId="0000034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558</w:t>
            </w:r>
          </w:p>
        </w:tc>
        <w:tc>
          <w:tcPr>
            <w:tcMar>
              <w:top w:w="100.0" w:type="dxa"/>
              <w:left w:w="100.0" w:type="dxa"/>
              <w:bottom w:w="100.0" w:type="dxa"/>
              <w:right w:w="100.0" w:type="dxa"/>
            </w:tcMar>
            <w:vAlign w:val="bottom"/>
          </w:tcPr>
          <w:p w:rsidR="00000000" w:rsidDel="00000000" w:rsidP="00000000" w:rsidRDefault="00000000" w:rsidRPr="00000000" w14:paraId="0000034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1366</w:t>
            </w:r>
          </w:p>
        </w:tc>
        <w:tc>
          <w:tcPr>
            <w:tcMar>
              <w:top w:w="100.0" w:type="dxa"/>
              <w:left w:w="100.0" w:type="dxa"/>
              <w:bottom w:w="100.0" w:type="dxa"/>
              <w:right w:w="100.0" w:type="dxa"/>
            </w:tcMar>
            <w:vAlign w:val="bottom"/>
          </w:tcPr>
          <w:p w:rsidR="00000000" w:rsidDel="00000000" w:rsidP="00000000" w:rsidRDefault="00000000" w:rsidRPr="00000000" w14:paraId="0000034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486</w:t>
            </w:r>
          </w:p>
        </w:tc>
        <w:tc>
          <w:tcPr>
            <w:tcMar>
              <w:top w:w="100.0" w:type="dxa"/>
              <w:left w:w="100.0" w:type="dxa"/>
              <w:bottom w:w="100.0" w:type="dxa"/>
              <w:right w:w="100.0" w:type="dxa"/>
            </w:tcMar>
            <w:vAlign w:val="bottom"/>
          </w:tcPr>
          <w:p w:rsidR="00000000" w:rsidDel="00000000" w:rsidP="00000000" w:rsidRDefault="00000000" w:rsidRPr="00000000" w14:paraId="0000034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1120</w:t>
            </w:r>
          </w:p>
        </w:tc>
        <w:tc>
          <w:tcPr>
            <w:tcMar>
              <w:top w:w="100.0" w:type="dxa"/>
              <w:left w:w="100.0" w:type="dxa"/>
              <w:bottom w:w="100.0" w:type="dxa"/>
              <w:right w:w="100.0" w:type="dxa"/>
            </w:tcMar>
            <w:vAlign w:val="bottom"/>
          </w:tcPr>
          <w:p w:rsidR="00000000" w:rsidDel="00000000" w:rsidP="00000000" w:rsidRDefault="00000000" w:rsidRPr="00000000" w14:paraId="0000034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407</w:t>
            </w:r>
          </w:p>
        </w:tc>
        <w:tc>
          <w:tcPr>
            <w:tcMar>
              <w:top w:w="100.0" w:type="dxa"/>
              <w:left w:w="100.0" w:type="dxa"/>
              <w:bottom w:w="100.0" w:type="dxa"/>
              <w:right w:w="100.0" w:type="dxa"/>
            </w:tcMar>
            <w:vAlign w:val="bottom"/>
          </w:tcPr>
          <w:p w:rsidR="00000000" w:rsidDel="00000000" w:rsidP="00000000" w:rsidRDefault="00000000" w:rsidRPr="00000000" w14:paraId="0000035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928</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Nagpur</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5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301</w:t>
            </w:r>
          </w:p>
        </w:tc>
        <w:tc>
          <w:tcPr>
            <w:tcMar>
              <w:top w:w="100.0" w:type="dxa"/>
              <w:left w:w="100.0" w:type="dxa"/>
              <w:bottom w:w="100.0" w:type="dxa"/>
              <w:right w:w="100.0" w:type="dxa"/>
            </w:tcMar>
            <w:vAlign w:val="bottom"/>
          </w:tcPr>
          <w:p w:rsidR="00000000" w:rsidDel="00000000" w:rsidP="00000000" w:rsidRDefault="00000000" w:rsidRPr="00000000" w14:paraId="0000035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516</w:t>
            </w:r>
          </w:p>
        </w:tc>
        <w:tc>
          <w:tcPr>
            <w:tcMar>
              <w:top w:w="100.0" w:type="dxa"/>
              <w:left w:w="100.0" w:type="dxa"/>
              <w:bottom w:w="100.0" w:type="dxa"/>
              <w:right w:w="100.0" w:type="dxa"/>
            </w:tcMar>
            <w:vAlign w:val="bottom"/>
          </w:tcPr>
          <w:p w:rsidR="00000000" w:rsidDel="00000000" w:rsidP="00000000" w:rsidRDefault="00000000" w:rsidRPr="00000000" w14:paraId="0000035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257</w:t>
            </w:r>
          </w:p>
        </w:tc>
        <w:tc>
          <w:tcPr>
            <w:tcMar>
              <w:top w:w="100.0" w:type="dxa"/>
              <w:left w:w="100.0" w:type="dxa"/>
              <w:bottom w:w="100.0" w:type="dxa"/>
              <w:right w:w="100.0" w:type="dxa"/>
            </w:tcMar>
            <w:vAlign w:val="bottom"/>
          </w:tcPr>
          <w:p w:rsidR="00000000" w:rsidDel="00000000" w:rsidP="00000000" w:rsidRDefault="00000000" w:rsidRPr="00000000" w14:paraId="0000035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426</w:t>
            </w:r>
          </w:p>
        </w:tc>
        <w:tc>
          <w:tcPr>
            <w:tcMar>
              <w:top w:w="100.0" w:type="dxa"/>
              <w:left w:w="100.0" w:type="dxa"/>
              <w:bottom w:w="100.0" w:type="dxa"/>
              <w:right w:w="100.0" w:type="dxa"/>
            </w:tcMar>
            <w:vAlign w:val="bottom"/>
          </w:tcPr>
          <w:p w:rsidR="00000000" w:rsidDel="00000000" w:rsidP="00000000" w:rsidRDefault="00000000" w:rsidRPr="00000000" w14:paraId="0000035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224</w:t>
            </w:r>
          </w:p>
        </w:tc>
        <w:tc>
          <w:tcPr>
            <w:tcMar>
              <w:top w:w="100.0" w:type="dxa"/>
              <w:left w:w="100.0" w:type="dxa"/>
              <w:bottom w:w="100.0" w:type="dxa"/>
              <w:right w:w="100.0" w:type="dxa"/>
            </w:tcMar>
            <w:vAlign w:val="bottom"/>
          </w:tcPr>
          <w:p w:rsidR="00000000" w:rsidDel="00000000" w:rsidP="00000000" w:rsidRDefault="00000000" w:rsidRPr="00000000" w14:paraId="0000035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353</w:t>
            </w:r>
          </w:p>
        </w:tc>
        <w:tc>
          <w:tcPr>
            <w:tcMar>
              <w:top w:w="100.0" w:type="dxa"/>
              <w:left w:w="100.0" w:type="dxa"/>
              <w:bottom w:w="100.0" w:type="dxa"/>
              <w:right w:w="100.0" w:type="dxa"/>
            </w:tcMar>
            <w:vAlign w:val="bottom"/>
          </w:tcPr>
          <w:p w:rsidR="00000000" w:rsidDel="00000000" w:rsidP="00000000" w:rsidRDefault="00000000" w:rsidRPr="00000000" w14:paraId="0000035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193</w:t>
            </w:r>
          </w:p>
        </w:tc>
        <w:tc>
          <w:tcPr>
            <w:tcMar>
              <w:top w:w="100.0" w:type="dxa"/>
              <w:left w:w="100.0" w:type="dxa"/>
              <w:bottom w:w="100.0" w:type="dxa"/>
              <w:right w:w="100.0" w:type="dxa"/>
            </w:tcMar>
            <w:vAlign w:val="bottom"/>
          </w:tcPr>
          <w:p w:rsidR="00000000" w:rsidDel="00000000" w:rsidP="00000000" w:rsidRDefault="00000000" w:rsidRPr="00000000" w14:paraId="0000035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297</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A">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India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5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135897</w:t>
            </w:r>
          </w:p>
        </w:tc>
        <w:tc>
          <w:tcPr>
            <w:tcMar>
              <w:top w:w="100.0" w:type="dxa"/>
              <w:left w:w="100.0" w:type="dxa"/>
              <w:bottom w:w="100.0" w:type="dxa"/>
              <w:right w:w="100.0" w:type="dxa"/>
            </w:tcMar>
            <w:vAlign w:val="bottom"/>
          </w:tcPr>
          <w:p w:rsidR="00000000" w:rsidDel="00000000" w:rsidP="00000000" w:rsidRDefault="00000000" w:rsidRPr="00000000" w14:paraId="0000035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141966</w:t>
            </w:r>
          </w:p>
        </w:tc>
        <w:tc>
          <w:tcPr>
            <w:tcMar>
              <w:top w:w="100.0" w:type="dxa"/>
              <w:left w:w="100.0" w:type="dxa"/>
              <w:bottom w:w="100.0" w:type="dxa"/>
              <w:right w:w="100.0" w:type="dxa"/>
            </w:tcMar>
            <w:vAlign w:val="bottom"/>
          </w:tcPr>
          <w:p w:rsidR="00000000" w:rsidDel="00000000" w:rsidP="00000000" w:rsidRDefault="00000000" w:rsidRPr="00000000" w14:paraId="0000035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115246</w:t>
            </w:r>
          </w:p>
        </w:tc>
        <w:tc>
          <w:tcPr>
            <w:tcMar>
              <w:top w:w="100.0" w:type="dxa"/>
              <w:left w:w="100.0" w:type="dxa"/>
              <w:bottom w:w="100.0" w:type="dxa"/>
              <w:right w:w="100.0" w:type="dxa"/>
            </w:tcMar>
            <w:vAlign w:val="bottom"/>
          </w:tcPr>
          <w:p w:rsidR="00000000" w:rsidDel="00000000" w:rsidP="00000000" w:rsidRDefault="00000000" w:rsidRPr="00000000" w14:paraId="0000035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118891</w:t>
            </w:r>
          </w:p>
        </w:tc>
        <w:tc>
          <w:tcPr>
            <w:tcMar>
              <w:top w:w="100.0" w:type="dxa"/>
              <w:left w:w="100.0" w:type="dxa"/>
              <w:bottom w:w="100.0" w:type="dxa"/>
              <w:right w:w="100.0" w:type="dxa"/>
            </w:tcMar>
            <w:vAlign w:val="bottom"/>
          </w:tcPr>
          <w:p w:rsidR="00000000" w:rsidDel="00000000" w:rsidP="00000000" w:rsidRDefault="00000000" w:rsidRPr="00000000" w14:paraId="0000035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96042</w:t>
            </w:r>
          </w:p>
        </w:tc>
        <w:tc>
          <w:tcPr>
            <w:tcMar>
              <w:top w:w="100.0" w:type="dxa"/>
              <w:left w:w="100.0" w:type="dxa"/>
              <w:bottom w:w="100.0" w:type="dxa"/>
              <w:right w:w="100.0" w:type="dxa"/>
            </w:tcMar>
            <w:vAlign w:val="bottom"/>
          </w:tcPr>
          <w:p w:rsidR="00000000" w:rsidDel="00000000" w:rsidP="00000000" w:rsidRDefault="00000000" w:rsidRPr="00000000" w14:paraId="0000036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98371</w:t>
            </w:r>
          </w:p>
        </w:tc>
        <w:tc>
          <w:tcPr>
            <w:tcMar>
              <w:top w:w="100.0" w:type="dxa"/>
              <w:left w:w="100.0" w:type="dxa"/>
              <w:bottom w:w="100.0" w:type="dxa"/>
              <w:right w:w="100.0" w:type="dxa"/>
            </w:tcMar>
            <w:vAlign w:val="bottom"/>
          </w:tcPr>
          <w:p w:rsidR="00000000" w:rsidDel="00000000" w:rsidP="00000000" w:rsidRDefault="00000000" w:rsidRPr="00000000" w14:paraId="0000036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82736</w:t>
            </w:r>
          </w:p>
        </w:tc>
        <w:tc>
          <w:tcPr>
            <w:tcMar>
              <w:top w:w="100.0" w:type="dxa"/>
              <w:left w:w="100.0" w:type="dxa"/>
              <w:bottom w:w="100.0" w:type="dxa"/>
              <w:right w:w="100.0" w:type="dxa"/>
            </w:tcMar>
            <w:vAlign w:val="bottom"/>
          </w:tcPr>
          <w:p w:rsidR="00000000" w:rsidDel="00000000" w:rsidP="00000000" w:rsidRDefault="00000000" w:rsidRPr="00000000" w14:paraId="0000036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86270</w:t>
            </w:r>
          </w:p>
        </w:tc>
      </w:tr>
      <w:tr>
        <w:trPr>
          <w:trHeight w:val="500" w:hRule="atLeast"/>
        </w:trPr>
        <w:tc>
          <w:tcPr>
            <w:gridSpan w:val="9"/>
            <w:tcBorders>
              <w:top w:color="000000" w:space="0" w:sz="8" w:val="single"/>
              <w:left w:color="000000" w:space="0" w:sz="0" w:val="nil"/>
              <w:bottom w:color="000000" w:space="0" w:sz="0" w:val="nil"/>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3">
            <w:pPr>
              <w:spacing w:after="120" w:before="240" w:lineRule="auto"/>
              <w:rPr>
                <w:sz w:val="16"/>
                <w:szCs w:val="16"/>
              </w:rPr>
            </w:pPr>
            <w:r w:rsidDel="00000000" w:rsidR="00000000" w:rsidRPr="00000000">
              <w:rPr>
                <w:sz w:val="16"/>
                <w:szCs w:val="16"/>
                <w:rtl w:val="0"/>
              </w:rPr>
              <w:t xml:space="preserve">The number of deaths  averted at the peak of the outbreak as a result of initial lockdown in India from 24 March 2020 to 3 May 2020  </w:t>
            </w:r>
            <w:r w:rsidDel="00000000" w:rsidR="00000000" w:rsidRPr="00000000">
              <w:rPr>
                <w:b w:val="1"/>
                <w:sz w:val="16"/>
                <w:szCs w:val="16"/>
                <w:rtl w:val="0"/>
              </w:rPr>
              <w:t xml:space="preserve">(L)</w:t>
            </w:r>
            <w:r w:rsidDel="00000000" w:rsidR="00000000" w:rsidRPr="00000000">
              <w:rPr>
                <w:sz w:val="16"/>
                <w:szCs w:val="16"/>
                <w:rtl w:val="0"/>
              </w:rPr>
              <w:t xml:space="preserve"> and continued closure of red-light areas after the initial lockdown (</w:t>
            </w:r>
            <w:r w:rsidDel="00000000" w:rsidR="00000000" w:rsidRPr="00000000">
              <w:rPr>
                <w:b w:val="1"/>
                <w:sz w:val="16"/>
                <w:szCs w:val="16"/>
                <w:rtl w:val="0"/>
              </w:rPr>
              <w:t xml:space="preserve">L + C</w:t>
            </w:r>
            <w:r w:rsidDel="00000000" w:rsidR="00000000" w:rsidRPr="00000000">
              <w:rPr>
                <w:sz w:val="16"/>
                <w:szCs w:val="16"/>
                <w:rtl w:val="0"/>
              </w:rPr>
              <w:t xml:space="preserve">).</w:t>
            </w:r>
          </w:p>
          <w:p w:rsidR="00000000" w:rsidDel="00000000" w:rsidP="00000000" w:rsidRDefault="00000000" w:rsidRPr="00000000" w14:paraId="00000364">
            <w:pPr>
              <w:spacing w:after="120" w:before="240" w:lineRule="auto"/>
              <w:rPr>
                <w:sz w:val="16"/>
                <w:szCs w:val="16"/>
              </w:rPr>
            </w:pPr>
            <w:r w:rsidDel="00000000" w:rsidR="00000000" w:rsidRPr="00000000">
              <w:rPr>
                <w:rtl w:val="0"/>
              </w:rPr>
            </w:r>
          </w:p>
          <w:p w:rsidR="00000000" w:rsidDel="00000000" w:rsidP="00000000" w:rsidRDefault="00000000" w:rsidRPr="00000000" w14:paraId="00000365">
            <w:pPr>
              <w:spacing w:after="120" w:before="240" w:lineRule="auto"/>
              <w:rPr>
                <w:sz w:val="16"/>
                <w:szCs w:val="16"/>
              </w:rPr>
            </w:pPr>
            <w:r w:rsidDel="00000000" w:rsidR="00000000" w:rsidRPr="00000000">
              <w:rPr>
                <w:rtl w:val="0"/>
              </w:rPr>
            </w:r>
          </w:p>
          <w:p w:rsidR="00000000" w:rsidDel="00000000" w:rsidP="00000000" w:rsidRDefault="00000000" w:rsidRPr="00000000" w14:paraId="00000366">
            <w:pPr>
              <w:spacing w:after="120" w:before="240" w:lineRule="auto"/>
              <w:rPr>
                <w:sz w:val="16"/>
                <w:szCs w:val="16"/>
              </w:rPr>
            </w:pPr>
            <w:r w:rsidDel="00000000" w:rsidR="00000000" w:rsidRPr="00000000">
              <w:rPr>
                <w:rtl w:val="0"/>
              </w:rPr>
            </w:r>
          </w:p>
          <w:p w:rsidR="00000000" w:rsidDel="00000000" w:rsidP="00000000" w:rsidRDefault="00000000" w:rsidRPr="00000000" w14:paraId="00000367">
            <w:pPr>
              <w:spacing w:after="120" w:before="240" w:lineRule="auto"/>
              <w:rPr>
                <w:sz w:val="16"/>
                <w:szCs w:val="16"/>
              </w:rPr>
            </w:pPr>
            <w:r w:rsidDel="00000000" w:rsidR="00000000" w:rsidRPr="00000000">
              <w:rPr>
                <w:rtl w:val="0"/>
              </w:rPr>
            </w:r>
          </w:p>
          <w:p w:rsidR="00000000" w:rsidDel="00000000" w:rsidP="00000000" w:rsidRDefault="00000000" w:rsidRPr="00000000" w14:paraId="00000368">
            <w:pPr>
              <w:spacing w:after="120" w:before="240" w:lineRule="auto"/>
              <w:rPr>
                <w:sz w:val="16"/>
                <w:szCs w:val="16"/>
              </w:rPr>
            </w:pPr>
            <w:r w:rsidDel="00000000" w:rsidR="00000000" w:rsidRPr="00000000">
              <w:rPr>
                <w:rtl w:val="0"/>
              </w:rPr>
            </w:r>
          </w:p>
          <w:p w:rsidR="00000000" w:rsidDel="00000000" w:rsidP="00000000" w:rsidRDefault="00000000" w:rsidRPr="00000000" w14:paraId="00000369">
            <w:pPr>
              <w:spacing w:after="120" w:before="240" w:lineRule="auto"/>
              <w:rPr>
                <w:sz w:val="16"/>
                <w:szCs w:val="16"/>
              </w:rPr>
            </w:pPr>
            <w:r w:rsidDel="00000000" w:rsidR="00000000" w:rsidRPr="00000000">
              <w:rPr>
                <w:rtl w:val="0"/>
              </w:rPr>
            </w:r>
          </w:p>
          <w:p w:rsidR="00000000" w:rsidDel="00000000" w:rsidP="00000000" w:rsidRDefault="00000000" w:rsidRPr="00000000" w14:paraId="0000036A">
            <w:pPr>
              <w:spacing w:after="120" w:before="240" w:lineRule="auto"/>
              <w:rPr>
                <w:sz w:val="16"/>
                <w:szCs w:val="16"/>
              </w:rPr>
            </w:pPr>
            <w:r w:rsidDel="00000000" w:rsidR="00000000" w:rsidRPr="00000000">
              <w:rPr>
                <w:rtl w:val="0"/>
              </w:rPr>
            </w:r>
          </w:p>
          <w:p w:rsidR="00000000" w:rsidDel="00000000" w:rsidP="00000000" w:rsidRDefault="00000000" w:rsidRPr="00000000" w14:paraId="0000036B">
            <w:pPr>
              <w:spacing w:after="120" w:before="240" w:lineRule="auto"/>
              <w:rPr>
                <w:sz w:val="16"/>
                <w:szCs w:val="16"/>
              </w:rPr>
            </w:pPr>
            <w:r w:rsidDel="00000000" w:rsidR="00000000" w:rsidRPr="00000000">
              <w:rPr>
                <w:rtl w:val="0"/>
              </w:rPr>
            </w:r>
          </w:p>
          <w:p w:rsidR="00000000" w:rsidDel="00000000" w:rsidP="00000000" w:rsidRDefault="00000000" w:rsidRPr="00000000" w14:paraId="0000036C">
            <w:pPr>
              <w:spacing w:after="120" w:before="240" w:lineRule="auto"/>
              <w:rPr>
                <w:sz w:val="16"/>
                <w:szCs w:val="16"/>
              </w:rPr>
            </w:pPr>
            <w:r w:rsidDel="00000000" w:rsidR="00000000" w:rsidRPr="00000000">
              <w:rPr>
                <w:rtl w:val="0"/>
              </w:rPr>
            </w:r>
          </w:p>
          <w:p w:rsidR="00000000" w:rsidDel="00000000" w:rsidP="00000000" w:rsidRDefault="00000000" w:rsidRPr="00000000" w14:paraId="0000036D">
            <w:pPr>
              <w:spacing w:after="120" w:before="240" w:lineRule="auto"/>
              <w:rPr>
                <w:sz w:val="16"/>
                <w:szCs w:val="16"/>
              </w:rPr>
            </w:pPr>
            <w:r w:rsidDel="00000000" w:rsidR="00000000" w:rsidRPr="00000000">
              <w:rPr>
                <w:rtl w:val="0"/>
              </w:rPr>
            </w:r>
          </w:p>
          <w:p w:rsidR="00000000" w:rsidDel="00000000" w:rsidP="00000000" w:rsidRDefault="00000000" w:rsidRPr="00000000" w14:paraId="0000036E">
            <w:pPr>
              <w:spacing w:after="120" w:before="240" w:lineRule="auto"/>
              <w:rPr>
                <w:sz w:val="16"/>
                <w:szCs w:val="16"/>
              </w:rPr>
            </w:pPr>
            <w:r w:rsidDel="00000000" w:rsidR="00000000" w:rsidRPr="00000000">
              <w:rPr>
                <w:rtl w:val="0"/>
              </w:rPr>
            </w:r>
          </w:p>
          <w:p w:rsidR="00000000" w:rsidDel="00000000" w:rsidP="00000000" w:rsidRDefault="00000000" w:rsidRPr="00000000" w14:paraId="0000036F">
            <w:pPr>
              <w:spacing w:after="120" w:before="240" w:lineRule="auto"/>
              <w:rPr>
                <w:sz w:val="16"/>
                <w:szCs w:val="16"/>
              </w:rPr>
            </w:pPr>
            <w:r w:rsidDel="00000000" w:rsidR="00000000" w:rsidRPr="00000000">
              <w:rPr>
                <w:rtl w:val="0"/>
              </w:rPr>
            </w:r>
          </w:p>
        </w:tc>
      </w:tr>
    </w:tbl>
    <w:p w:rsidR="00000000" w:rsidDel="00000000" w:rsidP="00000000" w:rsidRDefault="00000000" w:rsidRPr="00000000" w14:paraId="00000378">
      <w:pPr>
        <w:spacing w:after="240" w:befor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379">
      <w:pPr>
        <w:spacing w:after="240" w:before="240" w:lineRule="auto"/>
        <w:jc w:val="both"/>
        <w:rPr>
          <w:b w:val="1"/>
        </w:rPr>
      </w:pPr>
      <w:r w:rsidDel="00000000" w:rsidR="00000000" w:rsidRPr="00000000">
        <w:rPr>
          <w:b w:val="1"/>
          <w:rtl w:val="0"/>
        </w:rPr>
        <w:t xml:space="preserve">Discussion</w:t>
      </w:r>
    </w:p>
    <w:p w:rsidR="00000000" w:rsidDel="00000000" w:rsidP="00000000" w:rsidRDefault="00000000" w:rsidRPr="00000000" w14:paraId="0000037A">
      <w:pPr>
        <w:ind w:firstLine="540"/>
        <w:jc w:val="both"/>
        <w:rPr/>
      </w:pPr>
      <w:r w:rsidDel="00000000" w:rsidR="00000000" w:rsidRPr="00000000">
        <w:rPr>
          <w:rtl w:val="0"/>
        </w:rPr>
        <w:t xml:space="preserve">Reopening red-light areas will accelerate the peak at the city level and national level and lead to large scale transmission and a large number of deaths.  As task forces in India make plans for reopening the economy across states, districts, and cities, considering the impact of red-light areas will be important as they will significantly increase the number of COVID-19 cases in the city upon reopening. Red-light areas due to the high number of visitors and nature of business will likely become a major hotspot of COVID-19. This concentration of transmission within a high population-density area poses a threat to the general population of India as well as the people who interact most closely with the sex worker population and those that are in the immediate vicinity of red-light areas—iincluding workers in local businesses, police personnel, NGO workers, and the local community. The brothel-based children, senior citizens, and individuals living in adjacent housing are all put at risk by the reopening of red-light areas. The economic assessment shows the disproportionately higher cost for India to keep red-light areas open versus the decision to close down red-light areas. Keeping the red-light areas closed will prevent a substantial cost to be borne by the state and its citizens by markedly reducing the initial spread of the pandemic in India, preventing infection, hospitalization and death of its citizens and associated hospitalization costs. </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C">
      <w:pPr>
        <w:ind w:firstLine="540"/>
        <w:jc w:val="both"/>
        <w:rPr/>
      </w:pPr>
      <w:r w:rsidDel="00000000" w:rsidR="00000000" w:rsidRPr="00000000">
        <w:rPr>
          <w:rtl w:val="0"/>
        </w:rPr>
        <w:t xml:space="preserve">Given the prevalence of co-morbidities in sex workers, this population is highly vulnerable to severe symptoms, hospitalization, and increased death rates from COVID-19 infection. Sex workers with lower immunity could more readily contract the infection, potentially leading to accelerated spread and worsening the pandemic. This factor has not been modeled but would be expected to increase the speed of transmission and the number of infections, therefore increasing the numbers of hospitalizations and fatalities in connection with red-light area reopening.</w:t>
      </w:r>
    </w:p>
    <w:p w:rsidR="00000000" w:rsidDel="00000000" w:rsidP="00000000" w:rsidRDefault="00000000" w:rsidRPr="00000000" w14:paraId="0000037D">
      <w:pPr>
        <w:ind w:firstLine="540"/>
        <w:jc w:val="both"/>
        <w:rPr/>
      </w:pPr>
      <w:r w:rsidDel="00000000" w:rsidR="00000000" w:rsidRPr="00000000">
        <w:rPr>
          <w:rtl w:val="0"/>
        </w:rPr>
      </w:r>
    </w:p>
    <w:p w:rsidR="00000000" w:rsidDel="00000000" w:rsidP="00000000" w:rsidRDefault="00000000" w:rsidRPr="00000000" w14:paraId="0000037E">
      <w:pPr>
        <w:ind w:firstLine="540"/>
        <w:jc w:val="both"/>
        <w:rPr/>
      </w:pPr>
      <w:r w:rsidDel="00000000" w:rsidR="00000000" w:rsidRPr="00000000">
        <w:rPr>
          <w:rtl w:val="0"/>
        </w:rPr>
        <w:t xml:space="preserve">Red-light areas host a large volume of customers traveling from diverse geographic areas to visit them. Visitors to the red-light area will include infected individuals, often in the highly contagious, pre-symptomatic phase where they are unaware of their infection. While individuals are pre-symptomatic or in the 80% of cases that are asymptomatic (ICMR, April 2020) there is a high risk of transmission from customers to sex workers, sex workers to other sex workers, sex workers to customers, customers to other customers via sex workers, and finally post visit from customers to the general population, without these individuals realizing they are infected. The red-light area is a breeding ground for producing COVID-19 carriers. A single customer or sex worker can be party to a substantial number of transmissions as a visitor to the red-light area.</w:t>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0">
      <w:pPr>
        <w:ind w:firstLine="540"/>
        <w:jc w:val="both"/>
        <w:rPr/>
      </w:pPr>
      <w:r w:rsidDel="00000000" w:rsidR="00000000" w:rsidRPr="00000000">
        <w:rPr>
          <w:rtl w:val="0"/>
        </w:rPr>
        <w:t xml:space="preserve">Infected customers will spread COVID-19 in the city they live in—including far beyond the red-light area. There is a significant percentage of customers of sex workers that are truck drivers (NACO report, 2017). This highly mobile population travels across substantial geographic areas due to their profession.* They can spread the disease from red zones to green and orange zones. This means of spread can be a significant threat to rural populations and their healthcare systems.  Migrant laborers are also a significant percentage of customers of red-light areas in India, and the negative impact of attracting movement of this population during the COVID-19 pandemic in 2020 can be worsened if red-light areas are open.</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2">
      <w:pPr>
        <w:ind w:firstLine="540"/>
        <w:jc w:val="both"/>
        <w:rPr/>
      </w:pPr>
      <w:r w:rsidDel="00000000" w:rsidR="00000000" w:rsidRPr="00000000">
        <w:rPr>
          <w:rtl w:val="0"/>
        </w:rPr>
        <w:t xml:space="preserve">The lockdown, contact tracing, and other government interventions delay the infection rate and flatten the curve, however, the pandemic situation may not be resolved until there is a vaccine for the population (WHO, April 13, 2020). Social distancing norms and other safety measures are important to keep in place until a vaccine is developed and widely distributed throughout India, which could take 9–18 months or longer. As long as continued measures to delay widespread exposure are being applied, it will be important to the protection of sex workers, their customers, city populations, and the country of India to leave these areas closed. The burden on the healthcare system and the health, social, and economic cost of the number of cases and deaths is very large. To prevent this disproportionately large burden on the healthcare system, citizens, and economy, it will be important to not reopen them until the COVID-19 pandemic is curtailed. India has taken strong measures to close down the country to protect the population from COVID-19 and made significant progress on this front versus other worse-hit countries. Maintaining active interventions to keep sites of high transmission closed will make a significant impact in saving lives.</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4">
      <w:pPr>
        <w:ind w:firstLine="540"/>
        <w:jc w:val="both"/>
        <w:rPr/>
      </w:pPr>
      <w:r w:rsidDel="00000000" w:rsidR="00000000" w:rsidRPr="00000000">
        <w:rPr>
          <w:rtl w:val="0"/>
        </w:rPr>
        <w:t xml:space="preserve">The additional time that is provided by keeping these areas closed and delaying the peak will give the Indian government more time to execute measures that will lower the overall peak and slow the growth rate of cases, reducing the negative impact of COVID-19 significantly. Because transmission is likely to be so high in sex work compared to nearly any other work, closure of red-light areas while the disease can spread within them should be a priority compared to other closures such as closures of cinema halls, shopping malls, and public gatherings.</w:t>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6">
      <w:pPr>
        <w:ind w:firstLine="540"/>
        <w:jc w:val="both"/>
        <w:rPr>
          <w:b w:val="1"/>
        </w:rPr>
      </w:pPr>
      <w:r w:rsidDel="00000000" w:rsidR="00000000" w:rsidRPr="00000000">
        <w:rPr>
          <w:rtl w:val="0"/>
        </w:rPr>
        <w:t xml:space="preserve">The disruption caused to residents of red-light areas due to COVID-19 will likely last for a long time. Closure for a significant period of time will make sex workers vulnerable to financial exploitation, hence pushing them into debt cycles that can be extremely difficult to escape. In addition to providing essential support, the government can work on a plan for alternative livelihood for the long-term reintegration of sex workers into mainstream society. Therefore, alternative sustainable economic recovery programs for sex workers should be identified. The cost of reintegrating a sex worker in India to other occupations has been quantified at INR 48, 844/- ($644.12), enabling attendace at a 6-month residential course (MSED, 2018). </w:t>
      </w:r>
      <w:r w:rsidDel="00000000" w:rsidR="00000000" w:rsidRPr="00000000">
        <w:rPr>
          <w:color w:val="0000ff"/>
          <w:rtl w:val="0"/>
        </w:rPr>
        <w:t xml:space="preserve">The economic cost for rehabilitating a sex worker at the India level is INR --- ($---) per transmission avoided (MRD, 2013) and INR ---- per death avoided (Thacker &amp; Rajagopal, 2020)</w:t>
      </w:r>
      <w:r w:rsidDel="00000000" w:rsidR="00000000" w:rsidRPr="00000000">
        <w:rPr>
          <w:rtl w:val="0"/>
        </w:rPr>
        <w:t xml:space="preserve">. </w:t>
      </w:r>
      <w:r w:rsidDel="00000000" w:rsidR="00000000" w:rsidRPr="00000000">
        <w:rPr>
          <w:color w:val="0000ff"/>
          <w:rtl w:val="0"/>
        </w:rPr>
        <w:t xml:space="preserve">The economic savings of reintegrating a sex worker is (sum total costs of hospitilizations caused per sex worker - INR . </w:t>
      </w:r>
      <w:r w:rsidDel="00000000" w:rsidR="00000000" w:rsidRPr="00000000">
        <w:rPr>
          <w:rtl w:val="0"/>
        </w:rPr>
        <w:t xml:space="preserve">The economics of reintegration belie any long-term economic burden to the re-opening of red-light areas.  </w:t>
      </w:r>
      <w:r w:rsidDel="00000000" w:rsidR="00000000" w:rsidRPr="00000000">
        <w:br w:type="page"/>
      </w:r>
      <w:r w:rsidDel="00000000" w:rsidR="00000000" w:rsidRPr="00000000">
        <w:rPr>
          <w:rtl w:val="0"/>
        </w:rPr>
      </w:r>
    </w:p>
    <w:p w:rsidR="00000000" w:rsidDel="00000000" w:rsidP="00000000" w:rsidRDefault="00000000" w:rsidRPr="00000000" w14:paraId="00000387">
      <w:pPr>
        <w:spacing w:after="120" w:before="240" w:lineRule="auto"/>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302">
        <w:r w:rsidDel="00000000" w:rsidR="00000000" w:rsidRPr="00000000">
          <w:rPr>
            <w:b w:val="0"/>
            <w:i w:val="0"/>
            <w:color w:val="000000"/>
            <w:sz w:val="22"/>
            <w:szCs w:val="22"/>
            <w:u w:val="none"/>
            <w:rtl w:val="0"/>
          </w:rPr>
          <w:t xml:space="preserve">Jana S. Can India Contain the Pandemic? In: Scientific American Blog Network [Internet]. [cited 6 May 2020]. Available: </w:t>
        </w:r>
      </w:hyperlink>
      <w:hyperlink r:id="rId303">
        <w:r w:rsidDel="00000000" w:rsidR="00000000" w:rsidRPr="00000000">
          <w:rPr>
            <w:b w:val="0"/>
            <w:i w:val="0"/>
            <w:color w:val="000000"/>
            <w:sz w:val="22"/>
            <w:szCs w:val="22"/>
            <w:u w:val="none"/>
            <w:rtl w:val="0"/>
          </w:rPr>
          <w:t xml:space="preserve">https://blogs.scientificamerican.com/observations/can-india-contain-the-pandemic/</w:t>
        </w:r>
      </w:hyperlink>
      <w:r w:rsidDel="00000000" w:rsidR="00000000" w:rsidRPr="00000000">
        <w:rPr>
          <w:rtl w:val="0"/>
        </w:rPr>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304">
        <w:r w:rsidDel="00000000" w:rsidR="00000000" w:rsidRPr="00000000">
          <w:rPr>
            <w:b w:val="0"/>
            <w:i w:val="0"/>
            <w:color w:val="000000"/>
            <w:sz w:val="22"/>
            <w:szCs w:val="22"/>
            <w:u w:val="none"/>
            <w:rtl w:val="0"/>
          </w:rPr>
          <w:t xml:space="preserve">Modes of transmission of virus causing COVID-19: implications for IPC precaution recommendations. [cited 5 May 2020]. Available: </w:t>
        </w:r>
      </w:hyperlink>
      <w:hyperlink r:id="rId305">
        <w:r w:rsidDel="00000000" w:rsidR="00000000" w:rsidRPr="00000000">
          <w:rPr>
            <w:b w:val="0"/>
            <w:i w:val="0"/>
            <w:color w:val="000000"/>
            <w:sz w:val="22"/>
            <w:szCs w:val="22"/>
            <w:u w:val="none"/>
            <w:rtl w:val="0"/>
          </w:rPr>
          <w:t xml:space="preserve">https://www.who.int/news-room/commentaries/detail/modes-of-transmission-of-virus-causing-covid-19-implications-for-ipc-precaution-recommendations</w:t>
        </w:r>
      </w:hyperlink>
      <w:r w:rsidDel="00000000" w:rsidR="00000000" w:rsidRPr="00000000">
        <w:rPr>
          <w:rtl w:val="0"/>
        </w:rPr>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306">
        <w:r w:rsidDel="00000000" w:rsidR="00000000" w:rsidRPr="00000000">
          <w:rPr>
            <w:b w:val="0"/>
            <w:i w:val="0"/>
            <w:color w:val="000000"/>
            <w:sz w:val="22"/>
            <w:szCs w:val="22"/>
            <w:u w:val="none"/>
            <w:rtl w:val="0"/>
          </w:rPr>
          <w:t xml:space="preserve">Advice for public. [cited 5 May 2020]. Available: </w:t>
        </w:r>
      </w:hyperlink>
      <w:hyperlink r:id="rId307">
        <w:r w:rsidDel="00000000" w:rsidR="00000000" w:rsidRPr="00000000">
          <w:rPr>
            <w:b w:val="0"/>
            <w:i w:val="0"/>
            <w:color w:val="000000"/>
            <w:sz w:val="22"/>
            <w:szCs w:val="22"/>
            <w:u w:val="none"/>
            <w:rtl w:val="0"/>
          </w:rPr>
          <w:t xml:space="preserve">https://www.who.int/emergencies/diseases/novel-coronavirus-2019/advice-for-public</w:t>
        </w:r>
      </w:hyperlink>
      <w:r w:rsidDel="00000000" w:rsidR="00000000" w:rsidRPr="00000000">
        <w:rPr>
          <w:rtl w:val="0"/>
        </w:rPr>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308">
        <w:r w:rsidDel="00000000" w:rsidR="00000000" w:rsidRPr="00000000">
          <w:rPr>
            <w:b w:val="0"/>
            <w:i w:val="0"/>
            <w:color w:val="000000"/>
            <w:sz w:val="22"/>
            <w:szCs w:val="22"/>
            <w:u w:val="none"/>
            <w:rtl w:val="0"/>
          </w:rPr>
          <w:t xml:space="preserve">MoHA I. Census of India Website: Office of the Registrar General &amp; Census Commissioner, India. 2011. Available: </w:t>
        </w:r>
      </w:hyperlink>
      <w:hyperlink r:id="rId309">
        <w:r w:rsidDel="00000000" w:rsidR="00000000" w:rsidRPr="00000000">
          <w:rPr>
            <w:b w:val="0"/>
            <w:i w:val="0"/>
            <w:color w:val="000000"/>
            <w:sz w:val="22"/>
            <w:szCs w:val="22"/>
            <w:u w:val="none"/>
            <w:rtl w:val="0"/>
          </w:rPr>
          <w:t xml:space="preserve">http://censusindia.gov.in/2011census/C-series/C-13.html</w:t>
        </w:r>
      </w:hyperlink>
      <w:r w:rsidDel="00000000" w:rsidR="00000000" w:rsidRPr="00000000">
        <w:rPr>
          <w:rtl w:val="0"/>
        </w:rPr>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310">
        <w:r w:rsidDel="00000000" w:rsidR="00000000" w:rsidRPr="00000000">
          <w:rPr>
            <w:b w:val="0"/>
            <w:i w:val="0"/>
            <w:color w:val="000000"/>
            <w:sz w:val="22"/>
            <w:szCs w:val="22"/>
            <w:u w:val="none"/>
            <w:rtl w:val="0"/>
          </w:rPr>
          <w:t xml:space="preserve">He X, Lau EHY, Wu P, Deng X, Wang J, Hao X, et al. Temporal dynamics in viral shedding and transmissibility of COVID-19. Nat Med. 2020. doi:</w:t>
        </w:r>
      </w:hyperlink>
      <w:hyperlink r:id="rId311">
        <w:r w:rsidDel="00000000" w:rsidR="00000000" w:rsidRPr="00000000">
          <w:rPr>
            <w:b w:val="0"/>
            <w:i w:val="0"/>
            <w:color w:val="000000"/>
            <w:sz w:val="22"/>
            <w:szCs w:val="22"/>
            <w:u w:val="none"/>
            <w:rtl w:val="0"/>
          </w:rPr>
          <w:t xml:space="preserve">10.1038/s41591-020-0869-5</w:t>
        </w:r>
      </w:hyperlink>
      <w:r w:rsidDel="00000000" w:rsidR="00000000" w:rsidRPr="00000000">
        <w:rPr>
          <w:rtl w:val="0"/>
        </w:rPr>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312">
        <w:r w:rsidDel="00000000" w:rsidR="00000000" w:rsidRPr="00000000">
          <w:rPr>
            <w:b w:val="0"/>
            <w:i w:val="0"/>
            <w:color w:val="000000"/>
            <w:sz w:val="22"/>
            <w:szCs w:val="22"/>
            <w:u w:val="none"/>
            <w:rtl w:val="0"/>
          </w:rPr>
          <w:t xml:space="preserve">Singh R, Adhikari R. Age-structured impact of social distancing on the COVID-19 epidemic in India. arXiv [q-bio.PE]. 2020. Available: </w:t>
        </w:r>
      </w:hyperlink>
      <w:hyperlink r:id="rId313">
        <w:r w:rsidDel="00000000" w:rsidR="00000000" w:rsidRPr="00000000">
          <w:rPr>
            <w:b w:val="0"/>
            <w:i w:val="0"/>
            <w:color w:val="000000"/>
            <w:sz w:val="22"/>
            <w:szCs w:val="22"/>
            <w:u w:val="none"/>
            <w:rtl w:val="0"/>
          </w:rPr>
          <w:t xml:space="preserve">http://arxiv.org/abs/2003.12055</w:t>
        </w:r>
      </w:hyperlink>
      <w:r w:rsidDel="00000000" w:rsidR="00000000" w:rsidRPr="00000000">
        <w:rPr>
          <w:rtl w:val="0"/>
        </w:rPr>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314">
        <w:r w:rsidDel="00000000" w:rsidR="00000000" w:rsidRPr="00000000">
          <w:rPr>
            <w:b w:val="0"/>
            <w:i w:val="0"/>
            <w:color w:val="000000"/>
            <w:sz w:val="22"/>
            <w:szCs w:val="22"/>
            <w:u w:val="none"/>
            <w:rtl w:val="0"/>
          </w:rPr>
          <w:t xml:space="preserve">Pandey G, Chaudhary P, Gupta R, Pal S. SEIR and Regression Model based COVID-19 outbreak predictions in India. arXiv [q-bio.PE]. 2020. Available: </w:t>
        </w:r>
      </w:hyperlink>
      <w:hyperlink r:id="rId315">
        <w:r w:rsidDel="00000000" w:rsidR="00000000" w:rsidRPr="00000000">
          <w:rPr>
            <w:b w:val="0"/>
            <w:i w:val="0"/>
            <w:color w:val="000000"/>
            <w:sz w:val="22"/>
            <w:szCs w:val="22"/>
            <w:u w:val="none"/>
            <w:rtl w:val="0"/>
          </w:rPr>
          <w:t xml:space="preserve">http://arxiv.org/abs/2004.00958</w:t>
        </w:r>
      </w:hyperlink>
      <w:r w:rsidDel="00000000" w:rsidR="00000000" w:rsidRPr="00000000">
        <w:rPr>
          <w:rtl w:val="0"/>
        </w:rPr>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316">
        <w:r w:rsidDel="00000000" w:rsidR="00000000" w:rsidRPr="00000000">
          <w:rPr>
            <w:b w:val="0"/>
            <w:i w:val="0"/>
            <w:color w:val="000000"/>
            <w:sz w:val="22"/>
            <w:szCs w:val="22"/>
            <w:u w:val="none"/>
            <w:rtl w:val="0"/>
          </w:rPr>
          <w:t xml:space="preserve">Li R, Pei S, Chen B, Song Y, Zhang T, Yang W, et al. Substantial undocumented infection facilitates the rapid dissemination of novel coronavirus (SARS-CoV2). Science. 2020. doi:</w:t>
        </w:r>
      </w:hyperlink>
      <w:hyperlink r:id="rId317">
        <w:r w:rsidDel="00000000" w:rsidR="00000000" w:rsidRPr="00000000">
          <w:rPr>
            <w:b w:val="0"/>
            <w:i w:val="0"/>
            <w:color w:val="000000"/>
            <w:sz w:val="22"/>
            <w:szCs w:val="22"/>
            <w:u w:val="none"/>
            <w:rtl w:val="0"/>
          </w:rPr>
          <w:t xml:space="preserve">10.1126/science.abb3221</w:t>
        </w:r>
      </w:hyperlink>
      <w:r w:rsidDel="00000000" w:rsidR="00000000" w:rsidRPr="00000000">
        <w:rPr>
          <w:rtl w:val="0"/>
        </w:rPr>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318">
        <w:r w:rsidDel="00000000" w:rsidR="00000000" w:rsidRPr="00000000">
          <w:rPr>
            <w:b w:val="0"/>
            <w:i w:val="0"/>
            <w:color w:val="000000"/>
            <w:sz w:val="22"/>
            <w:szCs w:val="22"/>
            <w:u w:val="none"/>
            <w:rtl w:val="0"/>
          </w:rPr>
          <w:t xml:space="preserve">Lauer SA, Grantz KH, Bi Q, Jones FK, Zheng Q, Meredith HR, et al. The Incubation Period of Coronavirus Disease 2019 (COVID-19) From Publicly Reported Confirmed Cases: Estimation and Application. Ann Intern Med. 2020. doi:</w:t>
        </w:r>
      </w:hyperlink>
      <w:hyperlink r:id="rId319">
        <w:r w:rsidDel="00000000" w:rsidR="00000000" w:rsidRPr="00000000">
          <w:rPr>
            <w:b w:val="0"/>
            <w:i w:val="0"/>
            <w:color w:val="000000"/>
            <w:sz w:val="22"/>
            <w:szCs w:val="22"/>
            <w:u w:val="none"/>
            <w:rtl w:val="0"/>
          </w:rPr>
          <w:t xml:space="preserve">10.7326/M20-0504</w:t>
        </w:r>
      </w:hyperlink>
      <w:r w:rsidDel="00000000" w:rsidR="00000000" w:rsidRPr="00000000">
        <w:rPr>
          <w:rtl w:val="0"/>
        </w:rPr>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320">
        <w:r w:rsidDel="00000000" w:rsidR="00000000" w:rsidRPr="00000000">
          <w:rPr>
            <w:b w:val="0"/>
            <w:i w:val="0"/>
            <w:color w:val="000000"/>
            <w:sz w:val="22"/>
            <w:szCs w:val="22"/>
            <w:u w:val="none"/>
            <w:rtl w:val="0"/>
          </w:rPr>
          <w:t xml:space="preserve">Qiu H, Wu J, Hong L, Luo Y, Song Q, Chen D. Clinical and epidemiological features of 36 children with coronavirus disease 2019 (COVID-19) in Zhejiang, China: an observational cohort study. Lancet Infect Dis. 2020. doi:</w:t>
        </w:r>
      </w:hyperlink>
      <w:hyperlink r:id="rId321">
        <w:r w:rsidDel="00000000" w:rsidR="00000000" w:rsidRPr="00000000">
          <w:rPr>
            <w:b w:val="0"/>
            <w:i w:val="0"/>
            <w:color w:val="000000"/>
            <w:sz w:val="22"/>
            <w:szCs w:val="22"/>
            <w:u w:val="none"/>
            <w:rtl w:val="0"/>
          </w:rPr>
          <w:t xml:space="preserve">10.1016/S1473-3099(20)30198-5</w:t>
        </w:r>
      </w:hyperlink>
      <w:r w:rsidDel="00000000" w:rsidR="00000000" w:rsidRPr="00000000">
        <w:rPr>
          <w:rtl w:val="0"/>
        </w:rPr>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322">
        <w:r w:rsidDel="00000000" w:rsidR="00000000" w:rsidRPr="00000000">
          <w:rPr>
            <w:b w:val="0"/>
            <w:i w:val="0"/>
            <w:color w:val="000000"/>
            <w:sz w:val="22"/>
            <w:szCs w:val="22"/>
            <w:u w:val="none"/>
            <w:rtl w:val="0"/>
          </w:rPr>
          <w:t xml:space="preserve">Moghadas SM, Shoukat A, Fitzpatrick MC, Wells CR, Sah P, Pandey A, et al. Projecting hospital utilization during the COVID-19 outbreaks in the United States. Proc Natl Acad Sci U S A. 2020;117: 9122–9126.</w:t>
        </w:r>
      </w:hyperlink>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323">
        <w:r w:rsidDel="00000000" w:rsidR="00000000" w:rsidRPr="00000000">
          <w:rPr>
            <w:b w:val="0"/>
            <w:i w:val="0"/>
            <w:color w:val="000000"/>
            <w:sz w:val="22"/>
            <w:szCs w:val="22"/>
            <w:u w:val="none"/>
            <w:rtl w:val="0"/>
          </w:rPr>
          <w:t xml:space="preserve">COVID-19. Github; Available: </w:t>
        </w:r>
      </w:hyperlink>
      <w:hyperlink r:id="rId324">
        <w:r w:rsidDel="00000000" w:rsidR="00000000" w:rsidRPr="00000000">
          <w:rPr>
            <w:b w:val="0"/>
            <w:i w:val="0"/>
            <w:color w:val="000000"/>
            <w:sz w:val="22"/>
            <w:szCs w:val="22"/>
            <w:u w:val="none"/>
            <w:rtl w:val="0"/>
          </w:rPr>
          <w:t xml:space="preserve">https://github.com/midas-network/COVID-19</w:t>
        </w:r>
      </w:hyperlink>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325">
        <w:r w:rsidDel="00000000" w:rsidR="00000000" w:rsidRPr="00000000">
          <w:rPr>
            <w:b w:val="0"/>
            <w:i w:val="0"/>
            <w:color w:val="000000"/>
            <w:sz w:val="22"/>
            <w:szCs w:val="22"/>
            <w:u w:val="none"/>
            <w:rtl w:val="0"/>
          </w:rPr>
          <w:t xml:space="preserve">Wang D, Hu B, Hu C, Zhu F, Liu X, Zhang J, et al. Clinical Characteristics of 138 Hospitalized Patients With 2019 Novel Coronavirus-Infected Pneumonia in Wuhan, China. JAMA. 2020. doi:</w:t>
        </w:r>
      </w:hyperlink>
      <w:hyperlink r:id="rId326">
        <w:r w:rsidDel="00000000" w:rsidR="00000000" w:rsidRPr="00000000">
          <w:rPr>
            <w:b w:val="0"/>
            <w:i w:val="0"/>
            <w:color w:val="000000"/>
            <w:sz w:val="22"/>
            <w:szCs w:val="22"/>
            <w:u w:val="none"/>
            <w:rtl w:val="0"/>
          </w:rPr>
          <w:t xml:space="preserve">10.1001/jama.2020.1585</w:t>
        </w:r>
      </w:hyperlink>
      <w:r w:rsidDel="00000000" w:rsidR="00000000" w:rsidRPr="00000000">
        <w:rPr>
          <w:rtl w:val="0"/>
        </w:rPr>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327">
        <w:r w:rsidDel="00000000" w:rsidR="00000000" w:rsidRPr="00000000">
          <w:rPr>
            <w:b w:val="0"/>
            <w:i w:val="0"/>
            <w:color w:val="000000"/>
            <w:sz w:val="22"/>
            <w:szCs w:val="22"/>
            <w:u w:val="none"/>
            <w:rtl w:val="0"/>
          </w:rPr>
          <w:t xml:space="preserve">Yang X, Yu Y, Xu J, Shu H, Xia J ’an, Liu H, et al. Clinical course and outcomes of critically ill patients with SARS-CoV-2 pneumonia in Wuhan, China: a single-centered, retrospective, observational study. Lancet Respir Med. 2020. doi:</w:t>
        </w:r>
      </w:hyperlink>
      <w:hyperlink r:id="rId328">
        <w:r w:rsidDel="00000000" w:rsidR="00000000" w:rsidRPr="00000000">
          <w:rPr>
            <w:b w:val="0"/>
            <w:i w:val="0"/>
            <w:color w:val="000000"/>
            <w:sz w:val="22"/>
            <w:szCs w:val="22"/>
            <w:u w:val="none"/>
            <w:rtl w:val="0"/>
          </w:rPr>
          <w:t xml:space="preserve">10.1016/S2213-2600(20)30079-5</w:t>
        </w:r>
      </w:hyperlink>
      <w:r w:rsidDel="00000000" w:rsidR="00000000" w:rsidRPr="00000000">
        <w:rPr>
          <w:rtl w:val="0"/>
        </w:rPr>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329">
        <w:r w:rsidDel="00000000" w:rsidR="00000000" w:rsidRPr="00000000">
          <w:rPr>
            <w:b w:val="0"/>
            <w:i w:val="0"/>
            <w:color w:val="000000"/>
            <w:sz w:val="22"/>
            <w:szCs w:val="22"/>
            <w:u w:val="none"/>
            <w:rtl w:val="0"/>
          </w:rPr>
          <w:t xml:space="preserve">Prem K, Cook AR, Jit M. Projecting social contact matrices in 152 countries using contact surveys and demographic data. PLoS Comput Biol. 2017;13: e1005697.</w:t>
        </w:r>
      </w:hyperlink>
      <w:r w:rsidDel="00000000" w:rsidR="00000000" w:rsidRPr="00000000">
        <w:rPr>
          <w:rtl w:val="0"/>
        </w:rPr>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330">
        <w:r w:rsidDel="00000000" w:rsidR="00000000" w:rsidRPr="00000000">
          <w:rPr>
            <w:b w:val="0"/>
            <w:i w:val="0"/>
            <w:color w:val="000000"/>
            <w:sz w:val="22"/>
            <w:szCs w:val="22"/>
            <w:u w:val="none"/>
            <w:rtl w:val="0"/>
          </w:rPr>
          <w:t xml:space="preserve">India’s Corona Dashboard. [cited 5 May 2020]. Available: </w:t>
        </w:r>
      </w:hyperlink>
      <w:hyperlink r:id="rId331">
        <w:r w:rsidDel="00000000" w:rsidR="00000000" w:rsidRPr="00000000">
          <w:rPr>
            <w:b w:val="0"/>
            <w:i w:val="0"/>
            <w:color w:val="000000"/>
            <w:sz w:val="22"/>
            <w:szCs w:val="22"/>
            <w:u w:val="none"/>
            <w:rtl w:val="0"/>
          </w:rPr>
          <w:t xml:space="preserve">https://howindialives.com/gram/coronadistricts/</w:t>
        </w:r>
      </w:hyperlink>
      <w:r w:rsidDel="00000000" w:rsidR="00000000" w:rsidRPr="00000000">
        <w:rPr>
          <w:rtl w:val="0"/>
        </w:rPr>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332">
        <w:r w:rsidDel="00000000" w:rsidR="00000000" w:rsidRPr="00000000">
          <w:rPr>
            <w:b w:val="0"/>
            <w:i w:val="0"/>
            <w:color w:val="000000"/>
            <w:sz w:val="22"/>
            <w:szCs w:val="22"/>
            <w:u w:val="none"/>
            <w:rtl w:val="0"/>
          </w:rPr>
          <w:t xml:space="preserve">Coronavirus in India: Latest Map and Case Count. [cited 5 May 2020]. Available: </w:t>
        </w:r>
      </w:hyperlink>
      <w:hyperlink r:id="rId333">
        <w:r w:rsidDel="00000000" w:rsidR="00000000" w:rsidRPr="00000000">
          <w:rPr>
            <w:b w:val="0"/>
            <w:i w:val="0"/>
            <w:color w:val="000000"/>
            <w:sz w:val="22"/>
            <w:szCs w:val="22"/>
            <w:u w:val="none"/>
            <w:rtl w:val="0"/>
          </w:rPr>
          <w:t xml:space="preserve">https://www.covid19india.org/</w:t>
        </w:r>
      </w:hyperlink>
      <w:r w:rsidDel="00000000" w:rsidR="00000000" w:rsidRPr="00000000">
        <w:rPr>
          <w:rtl w:val="0"/>
        </w:rPr>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334">
        <w:r w:rsidDel="00000000" w:rsidR="00000000" w:rsidRPr="00000000">
          <w:rPr>
            <w:b w:val="0"/>
            <w:i w:val="0"/>
            <w:color w:val="000000"/>
            <w:sz w:val="22"/>
            <w:szCs w:val="22"/>
            <w:u w:val="none"/>
            <w:rtl w:val="0"/>
          </w:rPr>
          <w:t xml:space="preserve">Mandal S, Bhatnagar T, Arinaminpathy N, Agarwal A, Chowdhury A, Murhekar M, et al. Prudent public health intervention strategies to control the coronavirus disease 2019 transmission in India: A mathematical model-based approach. Indian J Med Res. 2020. doi:</w:t>
        </w:r>
      </w:hyperlink>
      <w:hyperlink r:id="rId335">
        <w:r w:rsidDel="00000000" w:rsidR="00000000" w:rsidRPr="00000000">
          <w:rPr>
            <w:b w:val="0"/>
            <w:i w:val="0"/>
            <w:color w:val="000000"/>
            <w:sz w:val="22"/>
            <w:szCs w:val="22"/>
            <w:u w:val="none"/>
            <w:rtl w:val="0"/>
          </w:rPr>
          <w:t xml:space="preserve">10.4103/ijmr.IJMR_504_20</w:t>
        </w:r>
      </w:hyperlink>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336">
        <w:r w:rsidDel="00000000" w:rsidR="00000000" w:rsidRPr="00000000">
          <w:rPr>
            <w:b w:val="0"/>
            <w:i w:val="0"/>
            <w:color w:val="000000"/>
            <w:sz w:val="22"/>
            <w:szCs w:val="22"/>
            <w:u w:val="none"/>
            <w:rtl w:val="0"/>
          </w:rPr>
          <w:t xml:space="preserve">Gerland P. UN Population Division’s Methodology in Preparing Base Population for Projections: Case study for India. Asian Popul Stud. 2014;10: 274–303.</w:t>
        </w:r>
      </w:hyperlink>
      <w:r w:rsidDel="00000000" w:rsidR="00000000" w:rsidRPr="00000000">
        <w:rPr>
          <w:rtl w:val="0"/>
        </w:rPr>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337">
        <w:r w:rsidDel="00000000" w:rsidR="00000000" w:rsidRPr="00000000">
          <w:rPr>
            <w:b w:val="0"/>
            <w:i w:val="0"/>
            <w:color w:val="000000"/>
            <w:sz w:val="22"/>
            <w:szCs w:val="22"/>
            <w:u w:val="none"/>
            <w:rtl w:val="0"/>
          </w:rPr>
          <w:t xml:space="preserve">Ghosh B. Trafficking in women and children in India: nature, dimensions and strategies for prevention. The International Journal of Human Rights. 2009. pp. 716–738. doi:</w:t>
        </w:r>
      </w:hyperlink>
      <w:hyperlink r:id="rId338">
        <w:r w:rsidDel="00000000" w:rsidR="00000000" w:rsidRPr="00000000">
          <w:rPr>
            <w:b w:val="0"/>
            <w:i w:val="0"/>
            <w:color w:val="000000"/>
            <w:sz w:val="22"/>
            <w:szCs w:val="22"/>
            <w:u w:val="none"/>
            <w:rtl w:val="0"/>
          </w:rPr>
          <w:t xml:space="preserve">10.1080/13642980802533109</w:t>
        </w:r>
      </w:hyperlink>
      <w:r w:rsidDel="00000000" w:rsidR="00000000" w:rsidRPr="00000000">
        <w:rPr>
          <w:rtl w:val="0"/>
        </w:rPr>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339">
        <w:r w:rsidDel="00000000" w:rsidR="00000000" w:rsidRPr="00000000">
          <w:rPr>
            <w:b w:val="0"/>
            <w:i w:val="0"/>
            <w:color w:val="000000"/>
            <w:sz w:val="22"/>
            <w:szCs w:val="22"/>
            <w:u w:val="none"/>
            <w:rtl w:val="0"/>
          </w:rPr>
          <w:t xml:space="preserve">Shahriar S. The Palgrave international handbook of human trafficking. Journal of Human Trafficking. 2020. pp. 1–2. doi:</w:t>
        </w:r>
      </w:hyperlink>
      <w:hyperlink r:id="rId340">
        <w:r w:rsidDel="00000000" w:rsidR="00000000" w:rsidRPr="00000000">
          <w:rPr>
            <w:b w:val="0"/>
            <w:i w:val="0"/>
            <w:color w:val="000000"/>
            <w:sz w:val="22"/>
            <w:szCs w:val="22"/>
            <w:u w:val="none"/>
            <w:rtl w:val="0"/>
          </w:rPr>
          <w:t xml:space="preserve">10.1080/23322705.2020.1736255</w:t>
        </w:r>
      </w:hyperlink>
      <w:r w:rsidDel="00000000" w:rsidR="00000000" w:rsidRPr="00000000">
        <w:rPr>
          <w:rtl w:val="0"/>
        </w:rPr>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341">
        <w:r w:rsidDel="00000000" w:rsidR="00000000" w:rsidRPr="00000000">
          <w:rPr>
            <w:b w:val="0"/>
            <w:i w:val="0"/>
            <w:color w:val="000000"/>
            <w:sz w:val="22"/>
            <w:szCs w:val="22"/>
            <w:u w:val="none"/>
            <w:rtl w:val="0"/>
          </w:rPr>
          <w:t xml:space="preserve">Nair PM, Sen S. Trafficking in Women and Children in India. Orient Blackswan; 2005.</w:t>
        </w:r>
      </w:hyperlink>
      <w:r w:rsidDel="00000000" w:rsidR="00000000" w:rsidRPr="00000000">
        <w:rPr>
          <w:rtl w:val="0"/>
        </w:rPr>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342">
        <w:r w:rsidDel="00000000" w:rsidR="00000000" w:rsidRPr="00000000">
          <w:rPr>
            <w:b w:val="0"/>
            <w:i w:val="0"/>
            <w:color w:val="000000"/>
            <w:sz w:val="22"/>
            <w:szCs w:val="22"/>
            <w:u w:val="none"/>
            <w:rtl w:val="0"/>
          </w:rPr>
          <w:t xml:space="preserve">National AIDS Control Organization-Annual Report. 2016 [cited 1 May 2020]. Available: </w:t>
        </w:r>
      </w:hyperlink>
      <w:hyperlink r:id="rId343">
        <w:r w:rsidDel="00000000" w:rsidR="00000000" w:rsidRPr="00000000">
          <w:rPr>
            <w:b w:val="0"/>
            <w:i w:val="0"/>
            <w:color w:val="000000"/>
            <w:sz w:val="22"/>
            <w:szCs w:val="22"/>
            <w:u w:val="none"/>
            <w:rtl w:val="0"/>
          </w:rPr>
          <w:t xml:space="preserve">http://naco.gov.in/sites/default/files/NACO%20ANNUAL%20REPORT%202016-17.pdf</w:t>
        </w:r>
      </w:hyperlink>
      <w:r w:rsidDel="00000000" w:rsidR="00000000" w:rsidRPr="00000000">
        <w:rPr>
          <w:rtl w:val="0"/>
        </w:rPr>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344">
        <w:r w:rsidDel="00000000" w:rsidR="00000000" w:rsidRPr="00000000">
          <w:rPr>
            <w:b w:val="0"/>
            <w:i w:val="0"/>
            <w:color w:val="000000"/>
            <w:sz w:val="22"/>
            <w:szCs w:val="22"/>
            <w:u w:val="none"/>
            <w:rtl w:val="0"/>
          </w:rPr>
          <w:t xml:space="preserve">National Crime Records Bureau , Ministry of Home Affairs. Crime in India. 2017 [cited 1 May 2020]. Available: </w:t>
        </w:r>
      </w:hyperlink>
      <w:hyperlink r:id="rId345">
        <w:r w:rsidDel="00000000" w:rsidR="00000000" w:rsidRPr="00000000">
          <w:rPr>
            <w:b w:val="0"/>
            <w:i w:val="0"/>
            <w:color w:val="000000"/>
            <w:sz w:val="22"/>
            <w:szCs w:val="22"/>
            <w:u w:val="none"/>
            <w:rtl w:val="0"/>
          </w:rPr>
          <w:t xml:space="preserve">https://ncrb.gov.in/sites/default/files/Crime%20in%20India%202017%20-%20Volume%201_0.pdf</w:t>
        </w:r>
      </w:hyperlink>
      <w:r w:rsidDel="00000000" w:rsidR="00000000" w:rsidRPr="00000000">
        <w:rPr>
          <w:rtl w:val="0"/>
        </w:rPr>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346">
        <w:r w:rsidDel="00000000" w:rsidR="00000000" w:rsidRPr="00000000">
          <w:rPr>
            <w:b w:val="0"/>
            <w:i w:val="0"/>
            <w:color w:val="000000"/>
            <w:sz w:val="22"/>
            <w:szCs w:val="22"/>
            <w:u w:val="none"/>
            <w:rtl w:val="0"/>
          </w:rPr>
          <w:t xml:space="preserve">Global March Against Child Labour. Economics behind forced labour trafficking. 2014 [cited 1 May 2020]. Available: </w:t>
        </w:r>
      </w:hyperlink>
      <w:hyperlink r:id="rId347">
        <w:r w:rsidDel="00000000" w:rsidR="00000000" w:rsidRPr="00000000">
          <w:rPr>
            <w:b w:val="0"/>
            <w:i w:val="0"/>
            <w:color w:val="000000"/>
            <w:sz w:val="22"/>
            <w:szCs w:val="22"/>
            <w:u w:val="none"/>
            <w:rtl w:val="0"/>
          </w:rPr>
          <w:t xml:space="preserve">http://globalmarch.org/wp-content/uploads/2017/09/Economic-Behind-Forced-Labour-Trafficking.pdf</w:t>
        </w:r>
      </w:hyperlink>
      <w:r w:rsidDel="00000000" w:rsidR="00000000" w:rsidRPr="00000000">
        <w:rPr>
          <w:rtl w:val="0"/>
        </w:rPr>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348">
        <w:r w:rsidDel="00000000" w:rsidR="00000000" w:rsidRPr="00000000">
          <w:rPr>
            <w:b w:val="0"/>
            <w:i w:val="0"/>
            <w:color w:val="000000"/>
            <w:sz w:val="22"/>
            <w:szCs w:val="22"/>
            <w:u w:val="none"/>
            <w:rtl w:val="0"/>
          </w:rPr>
          <w:t xml:space="preserve">World Population Prospects 2019 Highlights. Available: </w:t>
        </w:r>
      </w:hyperlink>
      <w:hyperlink r:id="rId349">
        <w:r w:rsidDel="00000000" w:rsidR="00000000" w:rsidRPr="00000000">
          <w:rPr>
            <w:b w:val="0"/>
            <w:i w:val="0"/>
            <w:color w:val="000000"/>
            <w:sz w:val="22"/>
            <w:szCs w:val="22"/>
            <w:u w:val="none"/>
            <w:rtl w:val="0"/>
          </w:rPr>
          <w:t xml:space="preserve">https://www.un.org/development/desa/pd/sites/www.un.org.development.desa.pd/files/files/documents/2020/Jan/wpp2019_highlights.pdf</w:t>
        </w:r>
      </w:hyperlink>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350" w:type="default"/>
      <w:footerReference r:id="rId351"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ffrey Townsend" w:id="0" w:date="2020-05-06T09:14:43Z">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+abhiganit@gmail.com , needs reference</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Abhishek Pandey_</w:t>
      </w:r>
    </w:p>
  </w:comment>
  <w:comment w:author="Jeffrey Townsend" w:id="1" w:date="2020-05-06T01:31:20Z">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it</w:t>
      </w:r>
    </w:p>
  </w:comment>
  <w:comment w:author="Jeffrey Townsend" w:id="2" w:date="2020-05-06T03:00:10Z">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+abhiganit@gmail.com , +alison.galvani@gmail.com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why is Pr{death} lower in ICU, which is more severe disease than "hospitalized"?</w:t>
      </w:r>
    </w:p>
  </w:comment>
  <w:comment w:author="Jeffrey Townsend" w:id="3" w:date="2020-05-06T09:31:55Z">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discuss</w:t>
      </w:r>
    </w:p>
  </w:comment>
  <w:comment w:author="Jeffrey Townsend" w:id="4" w:date="2020-05-06T01:31:20Z">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it</w:t>
      </w:r>
    </w:p>
  </w:comment>
  <w:comment w:author="Jeffrey Townsend" w:id="5" w:date="2020-05-06T03:00:10Z">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+abhiganit@gmail.com , +alison.galvani@gmail.com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why is Pr{death} lower in ICU, which is more severe disease than "hospitalized"?</w:t>
      </w:r>
    </w:p>
  </w:comment>
  <w:comment w:author="Jeffrey Townsend" w:id="6" w:date="2020-05-06T09:31:55Z">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discuss</w:t>
      </w:r>
    </w:p>
  </w:comment>
  <w:comment w:author="Jeffrey Townsend" w:id="7" w:date="2020-05-06T01:31:20Z">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it</w:t>
      </w:r>
    </w:p>
  </w:comment>
  <w:comment w:author="Jeffrey Townsend" w:id="8" w:date="2020-05-06T03:00:10Z">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+abhiganit@gmail.com , +alison.galvani@gmail.com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why is Pr{death} lower in ICU, which is more severe disease than "hospitalized"?</w:t>
      </w:r>
    </w:p>
  </w:comment>
  <w:comment w:author="Jeffrey Townsend" w:id="9" w:date="2020-05-06T09:31:55Z">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discuss</w:t>
      </w:r>
    </w:p>
  </w:comment>
  <w:comment w:author="Jeffrey Townsend" w:id="10" w:date="2020-05-06T01:31:20Z">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it</w:t>
      </w:r>
    </w:p>
  </w:comment>
  <w:comment w:author="Jeffrey Townsend" w:id="11" w:date="2020-05-06T03:00:10Z">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+abhiganit@gmail.com , +alison.galvani@gmail.com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why is Pr{death} lower in ICU, which is more severe disease than "hospitalized"?</w:t>
      </w:r>
    </w:p>
  </w:comment>
  <w:comment w:author="Jeffrey Townsend" w:id="12" w:date="2020-05-06T09:31:55Z">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discuss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jc w:val="center"/>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1%2F%5Ctilde%7B%5Csigma%7D#0" TargetMode="External"/><Relationship Id="rId190" Type="http://schemas.openxmlformats.org/officeDocument/2006/relationships/image" Target="media/image104.png"/><Relationship Id="rId42" Type="http://schemas.openxmlformats.org/officeDocument/2006/relationships/hyperlink" Target="https://paperpile.com/c/dN8otS/Bkwc" TargetMode="External"/><Relationship Id="rId41" Type="http://schemas.openxmlformats.org/officeDocument/2006/relationships/image" Target="media/image75.png"/><Relationship Id="rId44" Type="http://schemas.openxmlformats.org/officeDocument/2006/relationships/image" Target="media/image92.png"/><Relationship Id="rId194" Type="http://schemas.openxmlformats.org/officeDocument/2006/relationships/hyperlink" Target="https://www.codecogs.com/eqnedit.php?latex=k_M#0" TargetMode="External"/><Relationship Id="rId43" Type="http://schemas.openxmlformats.org/officeDocument/2006/relationships/hyperlink" Target="https://www.codecogs.com/eqnedit.php?latex=E_I#0" TargetMode="External"/><Relationship Id="rId193" Type="http://schemas.openxmlformats.org/officeDocument/2006/relationships/hyperlink" Target="https://paperpile.com/c/dN8otS/lLL3" TargetMode="External"/><Relationship Id="rId46" Type="http://schemas.openxmlformats.org/officeDocument/2006/relationships/image" Target="media/image72.png"/><Relationship Id="rId192" Type="http://schemas.openxmlformats.org/officeDocument/2006/relationships/image" Target="media/image119.png"/><Relationship Id="rId45" Type="http://schemas.openxmlformats.org/officeDocument/2006/relationships/hyperlink" Target="https://www.codecogs.com/eqnedit.php?latex=I_A#0" TargetMode="External"/><Relationship Id="rId191" Type="http://schemas.openxmlformats.org/officeDocument/2006/relationships/hyperlink" Target="https://www.codecogs.com/eqnedit.php?latex=k_A#0" TargetMode="External"/><Relationship Id="rId48" Type="http://schemas.openxmlformats.org/officeDocument/2006/relationships/image" Target="media/image27.png"/><Relationship Id="rId187" Type="http://schemas.openxmlformats.org/officeDocument/2006/relationships/hyperlink" Target="https://www.codecogs.com/eqnedit.php?latex=%5Cbeta#0" TargetMode="External"/><Relationship Id="rId47" Type="http://schemas.openxmlformats.org/officeDocument/2006/relationships/hyperlink" Target="https://www.codecogs.com/eqnedit.php?latex=I_N#0" TargetMode="External"/><Relationship Id="rId186" Type="http://schemas.openxmlformats.org/officeDocument/2006/relationships/hyperlink" Target="https://paperpile.com/c/dN8otS/38yW+k1rM" TargetMode="External"/><Relationship Id="rId185" Type="http://schemas.openxmlformats.org/officeDocument/2006/relationships/image" Target="media/image61.png"/><Relationship Id="rId49" Type="http://schemas.openxmlformats.org/officeDocument/2006/relationships/hyperlink" Target="https://www.codecogs.com/eqnedit.php?latex=I_H#0" TargetMode="External"/><Relationship Id="rId184" Type="http://schemas.openxmlformats.org/officeDocument/2006/relationships/hyperlink" Target="https://www.codecogs.com/eqnedit.php?latex=R_0#0" TargetMode="External"/><Relationship Id="rId189" Type="http://schemas.openxmlformats.org/officeDocument/2006/relationships/hyperlink" Target="https://www.codecogs.com/eqnedit.php?latex=R_0#0" TargetMode="External"/><Relationship Id="rId188" Type="http://schemas.openxmlformats.org/officeDocument/2006/relationships/image" Target="media/image102.png"/><Relationship Id="rId31" Type="http://schemas.openxmlformats.org/officeDocument/2006/relationships/hyperlink" Target="https://www.codecogs.com/eqnedit.php?latex=D#0" TargetMode="External"/><Relationship Id="rId30" Type="http://schemas.openxmlformats.org/officeDocument/2006/relationships/image" Target="media/image37.png"/><Relationship Id="rId33" Type="http://schemas.openxmlformats.org/officeDocument/2006/relationships/image" Target="media/image114.png"/><Relationship Id="rId183" Type="http://schemas.openxmlformats.org/officeDocument/2006/relationships/image" Target="media/image100.png"/><Relationship Id="rId32" Type="http://schemas.openxmlformats.org/officeDocument/2006/relationships/image" Target="media/image3.png"/><Relationship Id="rId182" Type="http://schemas.openxmlformats.org/officeDocument/2006/relationships/hyperlink" Target="https://www.codecogs.com/eqnedit.php?latex=c_r%20%3D%200#0" TargetMode="External"/><Relationship Id="rId35" Type="http://schemas.openxmlformats.org/officeDocument/2006/relationships/image" Target="media/image15.png"/><Relationship Id="rId181" Type="http://schemas.openxmlformats.org/officeDocument/2006/relationships/hyperlink" Target="https://paperpile.com/c/dN8otS/6qtn" TargetMode="External"/><Relationship Id="rId34" Type="http://schemas.openxmlformats.org/officeDocument/2006/relationships/hyperlink" Target="https://www.codecogs.com/eqnedit.php?latex=S#0" TargetMode="External"/><Relationship Id="rId180" Type="http://schemas.openxmlformats.org/officeDocument/2006/relationships/image" Target="media/image73.png"/><Relationship Id="rId37" Type="http://schemas.openxmlformats.org/officeDocument/2006/relationships/image" Target="media/image99.png"/><Relationship Id="rId176" Type="http://schemas.openxmlformats.org/officeDocument/2006/relationships/image" Target="media/image77.png"/><Relationship Id="rId297" Type="http://schemas.openxmlformats.org/officeDocument/2006/relationships/hyperlink" Target="https://www.codecogs.com/eqnedit.php?latex=R_0#0" TargetMode="External"/><Relationship Id="rId36" Type="http://schemas.openxmlformats.org/officeDocument/2006/relationships/hyperlink" Target="https://www.codecogs.com/eqnedit.php?latex=E#0" TargetMode="External"/><Relationship Id="rId175" Type="http://schemas.openxmlformats.org/officeDocument/2006/relationships/hyperlink" Target="https://www.codecogs.com/eqnedit.php?latex=M_H#0" TargetMode="External"/><Relationship Id="rId296" Type="http://schemas.openxmlformats.org/officeDocument/2006/relationships/hyperlink" Target="https://www.codecogs.com/eqnedit.php?latex=R_0%3D2.5#0" TargetMode="External"/><Relationship Id="rId39" Type="http://schemas.openxmlformats.org/officeDocument/2006/relationships/image" Target="media/image83.png"/><Relationship Id="rId174" Type="http://schemas.openxmlformats.org/officeDocument/2006/relationships/hyperlink" Target="https://paperpile.com/c/dN8otS/6xpC+CM8y" TargetMode="External"/><Relationship Id="rId295" Type="http://schemas.openxmlformats.org/officeDocument/2006/relationships/hyperlink" Target="https://www.codecogs.com/eqnedit.php?latex=R_0%3D2.25#0" TargetMode="External"/><Relationship Id="rId38" Type="http://schemas.openxmlformats.org/officeDocument/2006/relationships/hyperlink" Target="https://www.codecogs.com/eqnedit.php?latex=1%2F%5Csigma#0" TargetMode="External"/><Relationship Id="rId173" Type="http://schemas.openxmlformats.org/officeDocument/2006/relationships/hyperlink" Target="https://paperpile.com/c/dN8otS/Kwwz" TargetMode="External"/><Relationship Id="rId294" Type="http://schemas.openxmlformats.org/officeDocument/2006/relationships/hyperlink" Target="https://www.codecogs.com/eqnedit.php?latex=R_0%3D2#0" TargetMode="External"/><Relationship Id="rId179" Type="http://schemas.openxmlformats.org/officeDocument/2006/relationships/hyperlink" Target="https://www.codecogs.com/eqnedit.php?latex=M_A#0" TargetMode="External"/><Relationship Id="rId178" Type="http://schemas.openxmlformats.org/officeDocument/2006/relationships/image" Target="media/image107.png"/><Relationship Id="rId299" Type="http://schemas.openxmlformats.org/officeDocument/2006/relationships/hyperlink" Target="https://www.codecogs.com/eqnedit.php?latex=R_0%3D2#0" TargetMode="External"/><Relationship Id="rId177" Type="http://schemas.openxmlformats.org/officeDocument/2006/relationships/hyperlink" Target="https://www.codecogs.com/eqnedit.php?latex=c_r#0" TargetMode="External"/><Relationship Id="rId298" Type="http://schemas.openxmlformats.org/officeDocument/2006/relationships/hyperlink" Target="https://www.codecogs.com/eqnedit.php?latex=R_0%3D1.75#0" TargetMode="External"/><Relationship Id="rId20" Type="http://schemas.openxmlformats.org/officeDocument/2006/relationships/image" Target="media/image47.png"/><Relationship Id="rId22" Type="http://schemas.openxmlformats.org/officeDocument/2006/relationships/image" Target="media/image12.png"/><Relationship Id="rId21" Type="http://schemas.openxmlformats.org/officeDocument/2006/relationships/hyperlink" Target="https://www.codecogs.com/eqnedit.php?latex=I_N#0" TargetMode="External"/><Relationship Id="rId24" Type="http://schemas.openxmlformats.org/officeDocument/2006/relationships/image" Target="media/image46.png"/><Relationship Id="rId23" Type="http://schemas.openxmlformats.org/officeDocument/2006/relationships/hyperlink" Target="https://www.codecogs.com/eqnedit.php?latex=Q_H#0" TargetMode="External"/><Relationship Id="rId26" Type="http://schemas.openxmlformats.org/officeDocument/2006/relationships/image" Target="media/image28.png"/><Relationship Id="rId25" Type="http://schemas.openxmlformats.org/officeDocument/2006/relationships/hyperlink" Target="https://www.codecogs.com/eqnedit.php?latex=Q_N#0" TargetMode="External"/><Relationship Id="rId28" Type="http://schemas.openxmlformats.org/officeDocument/2006/relationships/image" Target="media/image86.gif"/><Relationship Id="rId27" Type="http://schemas.openxmlformats.org/officeDocument/2006/relationships/hyperlink" Target="https://www.codecogs.com/eqnedit.php?latex=H#0" TargetMode="External"/><Relationship Id="rId29" Type="http://schemas.openxmlformats.org/officeDocument/2006/relationships/hyperlink" Target="https://www.codecogs.com/eqnedit.php?latex=C#0" TargetMode="External"/><Relationship Id="rId11" Type="http://schemas.openxmlformats.org/officeDocument/2006/relationships/hyperlink" Target="https://www.codecogs.com/eqnedit.php?latex=S#0" TargetMode="External"/><Relationship Id="rId10" Type="http://schemas.openxmlformats.org/officeDocument/2006/relationships/hyperlink" Target="https://paperpile.com/c/dN8otS/A429" TargetMode="External"/><Relationship Id="rId13" Type="http://schemas.openxmlformats.org/officeDocument/2006/relationships/hyperlink" Target="https://www.codecogs.com/eqnedit.php?latex=E#0" TargetMode="External"/><Relationship Id="rId12" Type="http://schemas.openxmlformats.org/officeDocument/2006/relationships/image" Target="media/image2.png"/><Relationship Id="rId15" Type="http://schemas.openxmlformats.org/officeDocument/2006/relationships/hyperlink" Target="https://www.codecogs.com/eqnedit.php?latex=E_I#0" TargetMode="External"/><Relationship Id="rId198" Type="http://schemas.openxmlformats.org/officeDocument/2006/relationships/image" Target="media/image22.png"/><Relationship Id="rId14" Type="http://schemas.openxmlformats.org/officeDocument/2006/relationships/image" Target="media/image67.png"/><Relationship Id="rId197" Type="http://schemas.openxmlformats.org/officeDocument/2006/relationships/hyperlink" Target="https://www.codecogs.com/eqnedit.php?latex=1%2F%5Csigma#0" TargetMode="External"/><Relationship Id="rId17" Type="http://schemas.openxmlformats.org/officeDocument/2006/relationships/hyperlink" Target="https://www.codecogs.com/eqnedit.php?latex=I_A#0" TargetMode="External"/><Relationship Id="rId196" Type="http://schemas.openxmlformats.org/officeDocument/2006/relationships/hyperlink" Target="https://paperpile.com/c/dN8otS/lLL3" TargetMode="External"/><Relationship Id="rId16" Type="http://schemas.openxmlformats.org/officeDocument/2006/relationships/image" Target="media/image60.png"/><Relationship Id="rId195" Type="http://schemas.openxmlformats.org/officeDocument/2006/relationships/image" Target="media/image90.png"/><Relationship Id="rId19" Type="http://schemas.openxmlformats.org/officeDocument/2006/relationships/hyperlink" Target="https://www.codecogs.com/eqnedit.php?latex=I_H#0" TargetMode="External"/><Relationship Id="rId18" Type="http://schemas.openxmlformats.org/officeDocument/2006/relationships/image" Target="media/image64.png"/><Relationship Id="rId199" Type="http://schemas.openxmlformats.org/officeDocument/2006/relationships/hyperlink" Target="https://paperpile.com/c/dN8otS/OWam" TargetMode="External"/><Relationship Id="rId84" Type="http://schemas.openxmlformats.org/officeDocument/2006/relationships/image" Target="media/image88.png"/><Relationship Id="rId83" Type="http://schemas.openxmlformats.org/officeDocument/2006/relationships/hyperlink" Target="https://www.codecogs.com/eqnedit.php?latex=R_0#0" TargetMode="External"/><Relationship Id="rId86" Type="http://schemas.openxmlformats.org/officeDocument/2006/relationships/hyperlink" Target="https://www.codecogs.com/eqnedit.php?latex=%5Cbeta#0" TargetMode="External"/><Relationship Id="rId85" Type="http://schemas.openxmlformats.org/officeDocument/2006/relationships/hyperlink" Target="https://paperpile.com/c/dN8otS/38yW+k1rM" TargetMode="External"/><Relationship Id="rId88" Type="http://schemas.openxmlformats.org/officeDocument/2006/relationships/hyperlink" Target="https://www.codecogs.com/eqnedit.php?latex=R_0#0" TargetMode="External"/><Relationship Id="rId150" Type="http://schemas.openxmlformats.org/officeDocument/2006/relationships/image" Target="media/image62.png"/><Relationship Id="rId271" Type="http://schemas.openxmlformats.org/officeDocument/2006/relationships/image" Target="media/image95.png"/><Relationship Id="rId87" Type="http://schemas.openxmlformats.org/officeDocument/2006/relationships/image" Target="media/image112.png"/><Relationship Id="rId270" Type="http://schemas.openxmlformats.org/officeDocument/2006/relationships/hyperlink" Target="https://www.codecogs.com/eqnedit.php?latex=R_0%3D1.75#0" TargetMode="External"/><Relationship Id="rId89" Type="http://schemas.openxmlformats.org/officeDocument/2006/relationships/image" Target="media/image84.png"/><Relationship Id="rId80" Type="http://schemas.openxmlformats.org/officeDocument/2006/relationships/image" Target="media/image18.png"/><Relationship Id="rId82" Type="http://schemas.openxmlformats.org/officeDocument/2006/relationships/image" Target="media/image6.png"/><Relationship Id="rId81" Type="http://schemas.openxmlformats.org/officeDocument/2006/relationships/hyperlink" Target="https://www.codecogs.com/eqnedit.php?latex=C#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docs.google.com/document/d/1RB89W7IV-bzgNyQE8EzFCW16SUqMMxUO37JDAzKdf-Y/edit#D2L_code_render_%20%5Cbegin%7Bequation%7D%0A%5Clambda%20=%20%5Cfrac%7BB%20C_%7BM%7D%20%5B%20M_%7BA%7D(E_%7BI%7D%20+%20k_%7BA%7D%20I_%7BA%7D+k_%7BM%7D%20I_%7BN%7D+I_%7BH%7D)+M_%7BH%7D(k_%7BM%7DQ_%7BN%7D+Q_%7BH%7D)%5D%7D%7BP%7D,%0A%5Cend%7Bequation%7D" TargetMode="External"/><Relationship Id="rId4" Type="http://schemas.openxmlformats.org/officeDocument/2006/relationships/fontTable" Target="fontTable.xml"/><Relationship Id="rId148" Type="http://schemas.openxmlformats.org/officeDocument/2006/relationships/image" Target="media/image110.png"/><Relationship Id="rId269" Type="http://schemas.openxmlformats.org/officeDocument/2006/relationships/image" Target="media/image17.png"/><Relationship Id="rId9" Type="http://schemas.openxmlformats.org/officeDocument/2006/relationships/hyperlink" Target="https://paperpile.com/c/dN8otS/2jwO" TargetMode="External"/><Relationship Id="rId143" Type="http://schemas.openxmlformats.org/officeDocument/2006/relationships/hyperlink" Target="https://www.codecogs.com/eqnedit.php?latex=Q_N#0" TargetMode="External"/><Relationship Id="rId264" Type="http://schemas.openxmlformats.org/officeDocument/2006/relationships/image" Target="media/image91.png"/><Relationship Id="rId142" Type="http://schemas.openxmlformats.org/officeDocument/2006/relationships/hyperlink" Target="https://paperpile.com/c/dN8otS/Kwwz" TargetMode="External"/><Relationship Id="rId263" Type="http://schemas.openxmlformats.org/officeDocument/2006/relationships/hyperlink" Target="https://www.codecogs.com/eqnedit.php?latex=R_0%20%3D%202#0" TargetMode="External"/><Relationship Id="rId141" Type="http://schemas.openxmlformats.org/officeDocument/2006/relationships/hyperlink" Target="https://paperpile.com/c/dN8otS/SpsH" TargetMode="External"/><Relationship Id="rId262" Type="http://schemas.openxmlformats.org/officeDocument/2006/relationships/image" Target="media/image39.png"/><Relationship Id="rId140" Type="http://schemas.openxmlformats.org/officeDocument/2006/relationships/image" Target="media/image98.png"/><Relationship Id="rId261" Type="http://schemas.openxmlformats.org/officeDocument/2006/relationships/image" Target="media/image116.png"/><Relationship Id="rId5" Type="http://schemas.openxmlformats.org/officeDocument/2006/relationships/numbering" Target="numbering.xml"/><Relationship Id="rId147" Type="http://schemas.openxmlformats.org/officeDocument/2006/relationships/hyperlink" Target="https://www.codecogs.com/eqnedit.php?latex=%5Clambda#0" TargetMode="External"/><Relationship Id="rId268" Type="http://schemas.openxmlformats.org/officeDocument/2006/relationships/hyperlink" Target="https://www.codecogs.com/eqnedit.php?latex=R_0#0" TargetMode="External"/><Relationship Id="rId6" Type="http://schemas.openxmlformats.org/officeDocument/2006/relationships/styles" Target="styles.xml"/><Relationship Id="rId146" Type="http://schemas.openxmlformats.org/officeDocument/2006/relationships/image" Target="media/image10.png"/><Relationship Id="rId267" Type="http://schemas.openxmlformats.org/officeDocument/2006/relationships/image" Target="media/image81.png"/><Relationship Id="rId7" Type="http://schemas.openxmlformats.org/officeDocument/2006/relationships/hyperlink" Target="https://paperpile.com/c/dN8otS/91GbA" TargetMode="External"/><Relationship Id="rId145" Type="http://schemas.openxmlformats.org/officeDocument/2006/relationships/hyperlink" Target="https://www.codecogs.com/eqnedit.php?latex=Q_H#0" TargetMode="External"/><Relationship Id="rId266" Type="http://schemas.openxmlformats.org/officeDocument/2006/relationships/hyperlink" Target="https://www.codecogs.com/eqnedit.php?latex=R_0%20%3D%202#0" TargetMode="External"/><Relationship Id="rId8" Type="http://schemas.openxmlformats.org/officeDocument/2006/relationships/hyperlink" Target="https://paperpile.com/c/dN8otS/JK7m" TargetMode="External"/><Relationship Id="rId144" Type="http://schemas.openxmlformats.org/officeDocument/2006/relationships/image" Target="media/image48.png"/><Relationship Id="rId265" Type="http://schemas.openxmlformats.org/officeDocument/2006/relationships/image" Target="media/image40.png"/><Relationship Id="rId73" Type="http://schemas.openxmlformats.org/officeDocument/2006/relationships/hyperlink" Target="https://www.codecogs.com/eqnedit.php?latex=Q_H#0" TargetMode="External"/><Relationship Id="rId72" Type="http://schemas.openxmlformats.org/officeDocument/2006/relationships/image" Target="media/image66.png"/><Relationship Id="rId75" Type="http://schemas.openxmlformats.org/officeDocument/2006/relationships/hyperlink" Target="https://www.codecogs.com/eqnedit.php?latex=H#0" TargetMode="External"/><Relationship Id="rId74" Type="http://schemas.openxmlformats.org/officeDocument/2006/relationships/image" Target="media/image85.png"/><Relationship Id="rId77" Type="http://schemas.openxmlformats.org/officeDocument/2006/relationships/hyperlink" Target="https://www.codecogs.com/eqnedit.php?latex=C#0" TargetMode="External"/><Relationship Id="rId260" Type="http://schemas.openxmlformats.org/officeDocument/2006/relationships/hyperlink" Target="https://www.codecogs.com/eqnedit.php?latex=R_0%20%3D%202#0" TargetMode="External"/><Relationship Id="rId76" Type="http://schemas.openxmlformats.org/officeDocument/2006/relationships/image" Target="media/image25.gif"/><Relationship Id="rId79" Type="http://schemas.openxmlformats.org/officeDocument/2006/relationships/hyperlink" Target="https://www.codecogs.com/eqnedit.php?latex=H#0" TargetMode="External"/><Relationship Id="rId78" Type="http://schemas.openxmlformats.org/officeDocument/2006/relationships/image" Target="media/image63.png"/><Relationship Id="rId71" Type="http://schemas.openxmlformats.org/officeDocument/2006/relationships/hyperlink" Target="https://www.codecogs.com/eqnedit.php?latex=I_H#0" TargetMode="External"/><Relationship Id="rId70" Type="http://schemas.openxmlformats.org/officeDocument/2006/relationships/image" Target="media/image41.png"/><Relationship Id="rId139" Type="http://schemas.openxmlformats.org/officeDocument/2006/relationships/hyperlink" Target="https://www.codecogs.com/eqnedit.php?latex=%5Cmu_C#0" TargetMode="External"/><Relationship Id="rId138" Type="http://schemas.openxmlformats.org/officeDocument/2006/relationships/hyperlink" Target="https://paperpile.com/c/dN8otS/fwfy" TargetMode="External"/><Relationship Id="rId259" Type="http://schemas.openxmlformats.org/officeDocument/2006/relationships/image" Target="media/image20.png"/><Relationship Id="rId137" Type="http://schemas.openxmlformats.org/officeDocument/2006/relationships/image" Target="media/image103.png"/><Relationship Id="rId258" Type="http://schemas.openxmlformats.org/officeDocument/2006/relationships/image" Target="media/image74.png"/><Relationship Id="rId132" Type="http://schemas.openxmlformats.org/officeDocument/2006/relationships/hyperlink" Target="https://paperpile.com/c/dN8otS/PFuL" TargetMode="External"/><Relationship Id="rId253" Type="http://schemas.openxmlformats.org/officeDocument/2006/relationships/image" Target="media/image45.png"/><Relationship Id="rId131" Type="http://schemas.openxmlformats.org/officeDocument/2006/relationships/image" Target="media/image115.png"/><Relationship Id="rId252" Type="http://schemas.openxmlformats.org/officeDocument/2006/relationships/image" Target="media/image4.png"/><Relationship Id="rId130" Type="http://schemas.openxmlformats.org/officeDocument/2006/relationships/hyperlink" Target="https://www.codecogs.com/eqnedit.php?latex=1%2F%5Cpsi_H#0" TargetMode="External"/><Relationship Id="rId251" Type="http://schemas.openxmlformats.org/officeDocument/2006/relationships/hyperlink" Target="https://www.codecogs.com/eqnedit.php?latex=R_0%20%3D%202#0" TargetMode="External"/><Relationship Id="rId250" Type="http://schemas.openxmlformats.org/officeDocument/2006/relationships/image" Target="media/image93.png"/><Relationship Id="rId136" Type="http://schemas.openxmlformats.org/officeDocument/2006/relationships/hyperlink" Target="https://www.codecogs.com/eqnedit.php?latex=%5Cmu_H#0" TargetMode="External"/><Relationship Id="rId257" Type="http://schemas.openxmlformats.org/officeDocument/2006/relationships/hyperlink" Target="https://www.codecogs.com/eqnedit.php?latex=R_0%20%3D%202#0" TargetMode="External"/><Relationship Id="rId135" Type="http://schemas.openxmlformats.org/officeDocument/2006/relationships/hyperlink" Target="https://paperpile.com/c/dN8otS/fwfy" TargetMode="External"/><Relationship Id="rId256" Type="http://schemas.openxmlformats.org/officeDocument/2006/relationships/image" Target="media/image42.png"/><Relationship Id="rId134" Type="http://schemas.openxmlformats.org/officeDocument/2006/relationships/image" Target="media/image54.gif"/><Relationship Id="rId255" Type="http://schemas.openxmlformats.org/officeDocument/2006/relationships/image" Target="media/image69.png"/><Relationship Id="rId133" Type="http://schemas.openxmlformats.org/officeDocument/2006/relationships/hyperlink" Target="http://www.sciweavers.org/tex2img.php?bc=Transparent&amp;fc=Black&amp;im=jpg&amp;fs=100&amp;ff=modern&amp;edit=0&amp;eq=1%2F%5Cpsi_C#0" TargetMode="External"/><Relationship Id="rId254" Type="http://schemas.openxmlformats.org/officeDocument/2006/relationships/hyperlink" Target="https://www.codecogs.com/eqnedit.php?latex=R_0%20%3D%202#0" TargetMode="External"/><Relationship Id="rId62" Type="http://schemas.openxmlformats.org/officeDocument/2006/relationships/image" Target="media/image58.gif"/><Relationship Id="rId61" Type="http://schemas.openxmlformats.org/officeDocument/2006/relationships/hyperlink" Target="http://www.sciweavers.org/tex2img.php?bc=Transparent&amp;fc=Black&amp;im=jpg&amp;fs=100&amp;ff=modern&amp;edit=0&amp;eq=q#0" TargetMode="External"/><Relationship Id="rId64" Type="http://schemas.openxmlformats.org/officeDocument/2006/relationships/image" Target="media/image38.png"/><Relationship Id="rId63" Type="http://schemas.openxmlformats.org/officeDocument/2006/relationships/hyperlink" Target="https://www.codecogs.com/eqnedit.php?latex=E_I#0" TargetMode="External"/><Relationship Id="rId66" Type="http://schemas.openxmlformats.org/officeDocument/2006/relationships/image" Target="media/image109.png"/><Relationship Id="rId172" Type="http://schemas.openxmlformats.org/officeDocument/2006/relationships/image" Target="media/image82.png"/><Relationship Id="rId293" Type="http://schemas.openxmlformats.org/officeDocument/2006/relationships/hyperlink" Target="https://www.codecogs.com/eqnedit.php?latex=R_0%3D1.75#0" TargetMode="External"/><Relationship Id="rId65" Type="http://schemas.openxmlformats.org/officeDocument/2006/relationships/hyperlink" Target="https://www.codecogs.com/eqnedit.php?latex=Q_N#0" TargetMode="External"/><Relationship Id="rId171" Type="http://schemas.openxmlformats.org/officeDocument/2006/relationships/hyperlink" Target="https://docs.google.com/document/d/1RB89W7IV-bzgNyQE8EzFCW16SUqMMxUO37JDAzKdf-Y/edit#D2L_code_render_%5Csetcounter%7Bequation%7D%7B4%7D%0A%5Cbegin%7Bequation%7D%0AM_H%20=%20%5Cbegin%7Bmatrix%7D%0A&amp;%20%5Ctextbf%7B0--19%7D%20&amp;%20%5Ctextbf%7B20--49%7D%20&amp;%20%5Ctextbf%7B50--64%7D%20&amp;%20%5Ctextbf%7B$%5Cge$%2065%7D%20%5C%5C%0A%5Ctextbf%7B0--19%7D%20&amp;%202.0309%20&amp;%20%20%202.0538%20&amp;%20%200.7890%20&amp;%20%20%200.5312%20%5C%5C%0A%5Ctextbf%7B20--49%7D%20&amp;%202.0538%20&amp;%20%20%201.3993%20&amp;%20%200.7640%20&amp;%20%20%200.4330%20%5C%5C%0A%5Ctextbf%7B50--64%7D%20&amp;%200.7890%20&amp;%20%20%200.7640%20&amp;%20%200.3975%20&amp;%20%20%200.2051%20%5C%5C%0A%5Ctextbf%7B$%5Cge$%2065%7D%20&amp;%200.5312%20&amp;%20%20%200.4330%20&amp;%20%200.2051%20&amp;%20%20%200.1434%0A%5Cend%7Bmatrix%7D%0A%5Cend%7Bequation%7D" TargetMode="External"/><Relationship Id="rId292" Type="http://schemas.openxmlformats.org/officeDocument/2006/relationships/hyperlink" Target="https://www.codecogs.com/eqnedit.php?latex=R_0#0" TargetMode="External"/><Relationship Id="rId68" Type="http://schemas.openxmlformats.org/officeDocument/2006/relationships/image" Target="media/image96.png"/><Relationship Id="rId170" Type="http://schemas.openxmlformats.org/officeDocument/2006/relationships/image" Target="media/image50.png"/><Relationship Id="rId291" Type="http://schemas.openxmlformats.org/officeDocument/2006/relationships/hyperlink" Target="https://www.codecogs.com/eqnedit.php?latex=R_0%3D2.5#0" TargetMode="External"/><Relationship Id="rId67" Type="http://schemas.openxmlformats.org/officeDocument/2006/relationships/hyperlink" Target="https://www.codecogs.com/eqnedit.php?latex=E_I#0" TargetMode="External"/><Relationship Id="rId290" Type="http://schemas.openxmlformats.org/officeDocument/2006/relationships/hyperlink" Target="https://www.codecogs.com/eqnedit.php?latex=R_0%3D2.25#0" TargetMode="External"/><Relationship Id="rId60" Type="http://schemas.openxmlformats.org/officeDocument/2006/relationships/image" Target="media/image111.gif"/><Relationship Id="rId165" Type="http://schemas.openxmlformats.org/officeDocument/2006/relationships/hyperlink" Target="https://docs.google.com/document/d/1RB89W7IV-bzgNyQE8EzFCW16SUqMMxUO37JDAzKdf-Y/edit#D2L_code_render_%5Csetcounter%7Bequation%7D%7B3%7D%0A%5Cbegin%7Bequation%7D%0AM_A%20=%20%5Cbegin%7Bmatrix%7D%0A&amp;%20%5Ctextbf%7B0--19%7D%20&amp;%20%5Ctextbf%7B20--49%7D%20&amp;%20%5Ctextbf%7B50--64%7D%20&amp;%20%5Ctextbf%7B$%5Cge$%2065%7D%20%5C%5C%0A%5Ctextbf%7B0--19%7D%20&amp;%2014.4405%20&amp;%20%20%204.9482%20%20&amp;%20%201.6084%20%20&amp;%20%200.7058%20%5C%5C%0A%5Ctextbf%7B20--49%7D%20&amp;%204.9482%20%20&amp;%20%209.2541%20%20%20&amp;%20%202.6860%20%20&amp;%20%200.6868%20%5C%5C%0A%5Ctextbf%7B50--64%7D%20&amp;%201.6084%20%20&amp;%20%202.6860%20%20%20&amp;%20%201.4837%20%20&amp;%20%200.3820%20%5C%5C%0A%5Ctextbf%7B$%5Cge$%2065%7D%20&amp;%200.7058%20%20&amp;%20%200.6868%20%20%20&amp;%20%200.3820%20%20&amp;%20%200.3252%0A%5Cend%7Bmatrix%7D%0A%5Cend%7Bequation%7D" TargetMode="External"/><Relationship Id="rId286" Type="http://schemas.openxmlformats.org/officeDocument/2006/relationships/image" Target="media/image21.png"/><Relationship Id="rId69" Type="http://schemas.openxmlformats.org/officeDocument/2006/relationships/hyperlink" Target="https://www.codecogs.com/eqnedit.php?latex=Q_H#0" TargetMode="External"/><Relationship Id="rId164" Type="http://schemas.openxmlformats.org/officeDocument/2006/relationships/image" Target="media/image49.png"/><Relationship Id="rId285" Type="http://schemas.openxmlformats.org/officeDocument/2006/relationships/hyperlink" Target="https://www.codecogs.com/eqnedit.php?latex=R_0%3D2.5#0" TargetMode="External"/><Relationship Id="rId163" Type="http://schemas.openxmlformats.org/officeDocument/2006/relationships/hyperlink" Target="https://www.codecogs.com/eqnedit.php?latex=c_r#0" TargetMode="External"/><Relationship Id="rId284" Type="http://schemas.openxmlformats.org/officeDocument/2006/relationships/image" Target="media/image43.png"/><Relationship Id="rId162" Type="http://schemas.openxmlformats.org/officeDocument/2006/relationships/image" Target="media/image117.png"/><Relationship Id="rId283" Type="http://schemas.openxmlformats.org/officeDocument/2006/relationships/hyperlink" Target="https://www.codecogs.com/eqnedit.php?latex=R_0%3D2.25#0" TargetMode="External"/><Relationship Id="rId169" Type="http://schemas.openxmlformats.org/officeDocument/2006/relationships/hyperlink" Target="https://www.codecogs.com/eqnedit.php?latex=Q_H#0" TargetMode="External"/><Relationship Id="rId168" Type="http://schemas.openxmlformats.org/officeDocument/2006/relationships/image" Target="media/image108.png"/><Relationship Id="rId289" Type="http://schemas.openxmlformats.org/officeDocument/2006/relationships/hyperlink" Target="https://www.codecogs.com/eqnedit.php?latex=R_0%3D2#0" TargetMode="External"/><Relationship Id="rId167" Type="http://schemas.openxmlformats.org/officeDocument/2006/relationships/hyperlink" Target="https://www.codecogs.com/eqnedit.php?latex=Q_N#0" TargetMode="External"/><Relationship Id="rId288" Type="http://schemas.openxmlformats.org/officeDocument/2006/relationships/hyperlink" Target="https://www.codecogs.com/eqnedit.php?latex=R_0%3D1.75#0" TargetMode="External"/><Relationship Id="rId166" Type="http://schemas.openxmlformats.org/officeDocument/2006/relationships/image" Target="media/image55.png"/><Relationship Id="rId287" Type="http://schemas.openxmlformats.org/officeDocument/2006/relationships/hyperlink" Target="https://www.codecogs.com/eqnedit.php?latex=R_0#0" TargetMode="External"/><Relationship Id="rId51" Type="http://schemas.openxmlformats.org/officeDocument/2006/relationships/hyperlink" Target="https://www.codecogs.com/eqnedit.php?latex=(1-h)#0" TargetMode="External"/><Relationship Id="rId50" Type="http://schemas.openxmlformats.org/officeDocument/2006/relationships/image" Target="media/image52.png"/><Relationship Id="rId53" Type="http://schemas.openxmlformats.org/officeDocument/2006/relationships/hyperlink" Target="https://www.codecogs.com/eqnedit.php?latex=I_N#0" TargetMode="External"/><Relationship Id="rId52" Type="http://schemas.openxmlformats.org/officeDocument/2006/relationships/image" Target="media/image7.png"/><Relationship Id="rId55" Type="http://schemas.openxmlformats.org/officeDocument/2006/relationships/hyperlink" Target="https://www.codecogs.com/eqnedit.php?latex=I_N#0" TargetMode="External"/><Relationship Id="rId161" Type="http://schemas.openxmlformats.org/officeDocument/2006/relationships/hyperlink" Target="https://docs.google.com/document/d/1RB89W7IV-bzgNyQE8EzFCW16SUqMMxUO37JDAzKdf-Y/edit#D2L_code_render_%5Cbegin%7Bequation%7D%20%5Ctag%7B3%7D%0AC_M%20=%20%5Cbegin%7Bbmatrix%7D%201%20&amp;%20c_r%20%5C%5C%20%20c_r%20&amp;%201%20%5Cend%7Bbmatrix%7D,%0A%5Cend%7Bequation%7D" TargetMode="External"/><Relationship Id="rId282" Type="http://schemas.openxmlformats.org/officeDocument/2006/relationships/image" Target="media/image5.png"/><Relationship Id="rId54" Type="http://schemas.openxmlformats.org/officeDocument/2006/relationships/image" Target="media/image1.png"/><Relationship Id="rId160" Type="http://schemas.openxmlformats.org/officeDocument/2006/relationships/image" Target="media/image36.png"/><Relationship Id="rId281" Type="http://schemas.openxmlformats.org/officeDocument/2006/relationships/hyperlink" Target="https://www.codecogs.com/eqnedit.php?latex=R_0%3D2#0" TargetMode="External"/><Relationship Id="rId57" Type="http://schemas.openxmlformats.org/officeDocument/2006/relationships/hyperlink" Target="https://www.codecogs.com/eqnedit.php?latex=Q_N#0" TargetMode="External"/><Relationship Id="rId280" Type="http://schemas.openxmlformats.org/officeDocument/2006/relationships/image" Target="media/image65.png"/><Relationship Id="rId56" Type="http://schemas.openxmlformats.org/officeDocument/2006/relationships/image" Target="media/image51.png"/><Relationship Id="rId159" Type="http://schemas.openxmlformats.org/officeDocument/2006/relationships/hyperlink" Target="https://docs.google.com/document/d/1RB89W7IV-bzgNyQE8EzFCW16SUqMMxUO37JDAzKdf-Y/edit#D2L_code_render_%5Csetcounter%7Bequation%7D%7B1%7D%0A%5Cbegin%7Bequation%7D%20%0AB%20=%20%5Cbegin%7Bbmatrix%7D%20%5Cbeta%20&amp;%201%20%5C%5C%201%20&amp;%20%5Cbeta%20%5Cend%7Bbmatrix%7D.%0D%5Cend%7Bequation%7D" TargetMode="External"/><Relationship Id="rId59" Type="http://schemas.openxmlformats.org/officeDocument/2006/relationships/hyperlink" Target="http://www.sciweavers.org/tex2img.php?bc=Transparent&amp;fc=Black&amp;im=jpg&amp;fs=100&amp;ff=modern&amp;edit=0&amp;eq=1%2F%5Cgamma#0" TargetMode="External"/><Relationship Id="rId154" Type="http://schemas.openxmlformats.org/officeDocument/2006/relationships/image" Target="media/image94.png"/><Relationship Id="rId275" Type="http://schemas.openxmlformats.org/officeDocument/2006/relationships/image" Target="media/image11.png"/><Relationship Id="rId58" Type="http://schemas.openxmlformats.org/officeDocument/2006/relationships/image" Target="media/image68.png"/><Relationship Id="rId153" Type="http://schemas.openxmlformats.org/officeDocument/2006/relationships/hyperlink" Target="https://www.codecogs.com/eqnedit.php?latex=%5Cbeta#0" TargetMode="External"/><Relationship Id="rId274" Type="http://schemas.openxmlformats.org/officeDocument/2006/relationships/hyperlink" Target="https://www.codecogs.com/eqnedit.php?latex=R_0%3D2.25#0" TargetMode="External"/><Relationship Id="rId152" Type="http://schemas.openxmlformats.org/officeDocument/2006/relationships/image" Target="media/image33.png"/><Relationship Id="rId273" Type="http://schemas.openxmlformats.org/officeDocument/2006/relationships/image" Target="media/image8.png"/><Relationship Id="rId151" Type="http://schemas.openxmlformats.org/officeDocument/2006/relationships/hyperlink" Target="https://www.codecogs.com/eqnedit.php?latex=B#0" TargetMode="External"/><Relationship Id="rId272" Type="http://schemas.openxmlformats.org/officeDocument/2006/relationships/hyperlink" Target="https://www.codecogs.com/eqnedit.php?latex=R_0%3D2#0" TargetMode="External"/><Relationship Id="rId158" Type="http://schemas.openxmlformats.org/officeDocument/2006/relationships/image" Target="media/image78.png"/><Relationship Id="rId279" Type="http://schemas.openxmlformats.org/officeDocument/2006/relationships/hyperlink" Target="https://www.codecogs.com/eqnedit.php?latex=R_0%3D1.75#0" TargetMode="External"/><Relationship Id="rId157" Type="http://schemas.openxmlformats.org/officeDocument/2006/relationships/hyperlink" Target="https://www.codecogs.com/eqnedit.php?latex=B#0" TargetMode="External"/><Relationship Id="rId278" Type="http://schemas.openxmlformats.org/officeDocument/2006/relationships/hyperlink" Target="https://www.codecogs.com/eqnedit.php?latex=R_0#0" TargetMode="External"/><Relationship Id="rId156" Type="http://schemas.openxmlformats.org/officeDocument/2006/relationships/image" Target="media/image105.png"/><Relationship Id="rId277" Type="http://schemas.openxmlformats.org/officeDocument/2006/relationships/image" Target="media/image79.png"/><Relationship Id="rId155" Type="http://schemas.openxmlformats.org/officeDocument/2006/relationships/hyperlink" Target="https://www.codecogs.com/eqnedit.php?latex=R_0#0" TargetMode="External"/><Relationship Id="rId276" Type="http://schemas.openxmlformats.org/officeDocument/2006/relationships/hyperlink" Target="https://www.codecogs.com/eqnedit.php?latex=R_0%3D2.5#0" TargetMode="External"/><Relationship Id="rId107" Type="http://schemas.openxmlformats.org/officeDocument/2006/relationships/image" Target="media/image101.png"/><Relationship Id="rId228" Type="http://schemas.openxmlformats.org/officeDocument/2006/relationships/hyperlink" Target="https://www.codecogs.com/eqnedit.php?latex=m_c#0" TargetMode="External"/><Relationship Id="rId349" Type="http://schemas.openxmlformats.org/officeDocument/2006/relationships/hyperlink" Target="https://www.un.org/development/desa/pd/sites/www.un.org.development.desa.pd/files/files/documents/2020/Jan/wpp2019_highlights.pdf" TargetMode="External"/><Relationship Id="rId106" Type="http://schemas.openxmlformats.org/officeDocument/2006/relationships/hyperlink" Target="https://www.codecogs.com/eqnedit.php?latex=a#0" TargetMode="External"/><Relationship Id="rId227" Type="http://schemas.openxmlformats.org/officeDocument/2006/relationships/hyperlink" Target="https://paperpile.com/c/dN8otS/ORd7" TargetMode="External"/><Relationship Id="rId348" Type="http://schemas.openxmlformats.org/officeDocument/2006/relationships/hyperlink" Target="http://paperpile.com/b/dN8otS/LdAZ" TargetMode="External"/><Relationship Id="rId105" Type="http://schemas.openxmlformats.org/officeDocument/2006/relationships/image" Target="media/image44.png"/><Relationship Id="rId226" Type="http://schemas.openxmlformats.org/officeDocument/2006/relationships/image" Target="media/image76.png"/><Relationship Id="rId347" Type="http://schemas.openxmlformats.org/officeDocument/2006/relationships/hyperlink" Target="http://globalmarch.org/wp-content/uploads/2017/09/Economic-Behind-Forced-Labour-Trafficking.pdf" TargetMode="External"/><Relationship Id="rId104" Type="http://schemas.openxmlformats.org/officeDocument/2006/relationships/hyperlink" Target="https://www.codecogs.com/eqnedit.php?latex=1%2F%5Csigma%20-%201%2F%5Ctilde%7B%5Csigma%7D#0" TargetMode="External"/><Relationship Id="rId225" Type="http://schemas.openxmlformats.org/officeDocument/2006/relationships/hyperlink" Target="https://www.codecogs.com/eqnedit.php?latex=m_h#0" TargetMode="External"/><Relationship Id="rId346" Type="http://schemas.openxmlformats.org/officeDocument/2006/relationships/hyperlink" Target="http://paperpile.com/b/dN8otS/X3R2" TargetMode="External"/><Relationship Id="rId109" Type="http://schemas.openxmlformats.org/officeDocument/2006/relationships/hyperlink" Target="https://www.codecogs.com/eqnedit.php?latex=h#0" TargetMode="External"/><Relationship Id="rId108" Type="http://schemas.openxmlformats.org/officeDocument/2006/relationships/hyperlink" Target="https://paperpile.com/c/dN8otS/tohb" TargetMode="External"/><Relationship Id="rId229" Type="http://schemas.openxmlformats.org/officeDocument/2006/relationships/image" Target="media/image89.png"/><Relationship Id="rId220" Type="http://schemas.openxmlformats.org/officeDocument/2006/relationships/image" Target="media/image118.png"/><Relationship Id="rId341" Type="http://schemas.openxmlformats.org/officeDocument/2006/relationships/hyperlink" Target="http://paperpile.com/b/dN8otS/omwI" TargetMode="External"/><Relationship Id="rId340" Type="http://schemas.openxmlformats.org/officeDocument/2006/relationships/hyperlink" Target="http://dx.doi.org/10.1080/23322705.2020.1736255" TargetMode="External"/><Relationship Id="rId103" Type="http://schemas.openxmlformats.org/officeDocument/2006/relationships/image" Target="media/image9.png"/><Relationship Id="rId224" Type="http://schemas.openxmlformats.org/officeDocument/2006/relationships/hyperlink" Target="https://paperpile.com/c/dN8otS/ORd7" TargetMode="External"/><Relationship Id="rId345" Type="http://schemas.openxmlformats.org/officeDocument/2006/relationships/hyperlink" Target="https://ncrb.gov.in/sites/default/files/Crime%20in%20India%202017%20-%20Volume%201_0.pdf" TargetMode="External"/><Relationship Id="rId102" Type="http://schemas.openxmlformats.org/officeDocument/2006/relationships/hyperlink" Target="https://www.codecogs.com/eqnedit.php?latex=1%2F%5Chat%7B%5Csigma%7D#0" TargetMode="External"/><Relationship Id="rId223" Type="http://schemas.openxmlformats.org/officeDocument/2006/relationships/image" Target="media/image53.png"/><Relationship Id="rId344" Type="http://schemas.openxmlformats.org/officeDocument/2006/relationships/hyperlink" Target="http://paperpile.com/b/dN8otS/d1Z8" TargetMode="External"/><Relationship Id="rId101" Type="http://schemas.openxmlformats.org/officeDocument/2006/relationships/hyperlink" Target="https://paperpile.com/c/dN8otS/Bkwc" TargetMode="External"/><Relationship Id="rId222" Type="http://schemas.openxmlformats.org/officeDocument/2006/relationships/hyperlink" Target="https://www.codecogs.com/eqnedit.php?latex=c#0" TargetMode="External"/><Relationship Id="rId343" Type="http://schemas.openxmlformats.org/officeDocument/2006/relationships/hyperlink" Target="http://naco.gov.in/sites/default/files/NACO%20ANNUAL%20REPORT%202016-17.pdf" TargetMode="External"/><Relationship Id="rId100" Type="http://schemas.openxmlformats.org/officeDocument/2006/relationships/image" Target="media/image31.png"/><Relationship Id="rId221" Type="http://schemas.openxmlformats.org/officeDocument/2006/relationships/hyperlink" Target="https://paperpile.com/c/dN8otS/fwfy" TargetMode="External"/><Relationship Id="rId342" Type="http://schemas.openxmlformats.org/officeDocument/2006/relationships/hyperlink" Target="http://paperpile.com/b/dN8otS/J1vm" TargetMode="External"/><Relationship Id="rId217" Type="http://schemas.openxmlformats.org/officeDocument/2006/relationships/image" Target="media/image34.png"/><Relationship Id="rId338" Type="http://schemas.openxmlformats.org/officeDocument/2006/relationships/hyperlink" Target="http://dx.doi.org/10.1080/13642980802533109" TargetMode="External"/><Relationship Id="rId216" Type="http://schemas.openxmlformats.org/officeDocument/2006/relationships/hyperlink" Target="https://www.codecogs.com/eqnedit.php?latex=1%2F%5Cgamma#0" TargetMode="External"/><Relationship Id="rId337" Type="http://schemas.openxmlformats.org/officeDocument/2006/relationships/hyperlink" Target="http://paperpile.com/b/dN8otS/H7Zg" TargetMode="External"/><Relationship Id="rId215" Type="http://schemas.openxmlformats.org/officeDocument/2006/relationships/hyperlink" Target="https://paperpile.com/c/dN8otS/ORd7" TargetMode="External"/><Relationship Id="rId336" Type="http://schemas.openxmlformats.org/officeDocument/2006/relationships/hyperlink" Target="http://paperpile.com/b/dN8otS/w1fb" TargetMode="External"/><Relationship Id="rId214" Type="http://schemas.openxmlformats.org/officeDocument/2006/relationships/image" Target="media/image32.png"/><Relationship Id="rId335" Type="http://schemas.openxmlformats.org/officeDocument/2006/relationships/hyperlink" Target="http://dx.doi.org/10.4103/ijmr.IJMR_504_20" TargetMode="External"/><Relationship Id="rId219" Type="http://schemas.openxmlformats.org/officeDocument/2006/relationships/hyperlink" Target="https://www.codecogs.com/eqnedit.php?latex=%5Cdelta#0" TargetMode="External"/><Relationship Id="rId218" Type="http://schemas.openxmlformats.org/officeDocument/2006/relationships/hyperlink" Target="https://paperpile.com/c/dN8otS/ORd7" TargetMode="External"/><Relationship Id="rId339" Type="http://schemas.openxmlformats.org/officeDocument/2006/relationships/hyperlink" Target="http://paperpile.com/b/dN8otS/2sse" TargetMode="External"/><Relationship Id="rId330" Type="http://schemas.openxmlformats.org/officeDocument/2006/relationships/hyperlink" Target="http://paperpile.com/b/dN8otS/6xpC" TargetMode="External"/><Relationship Id="rId213" Type="http://schemas.openxmlformats.org/officeDocument/2006/relationships/hyperlink" Target="https://www.codecogs.com/eqnedit.php?latex=q#0" TargetMode="External"/><Relationship Id="rId334" Type="http://schemas.openxmlformats.org/officeDocument/2006/relationships/hyperlink" Target="http://paperpile.com/b/dN8otS/6qtn" TargetMode="External"/><Relationship Id="rId212" Type="http://schemas.openxmlformats.org/officeDocument/2006/relationships/hyperlink" Target="https://paperpile.com/c/dN8otS/ORd7" TargetMode="External"/><Relationship Id="rId333" Type="http://schemas.openxmlformats.org/officeDocument/2006/relationships/hyperlink" Target="https://www.covid19india.org/" TargetMode="External"/><Relationship Id="rId211" Type="http://schemas.openxmlformats.org/officeDocument/2006/relationships/image" Target="media/image56.png"/><Relationship Id="rId332" Type="http://schemas.openxmlformats.org/officeDocument/2006/relationships/hyperlink" Target="http://paperpile.com/b/dN8otS/CM8y" TargetMode="External"/><Relationship Id="rId210" Type="http://schemas.openxmlformats.org/officeDocument/2006/relationships/hyperlink" Target="https://www.codecogs.com/eqnedit.php?latex=h#0" TargetMode="External"/><Relationship Id="rId331" Type="http://schemas.openxmlformats.org/officeDocument/2006/relationships/hyperlink" Target="https://howindialives.com/gram/coronadistricts/" TargetMode="External"/><Relationship Id="rId129" Type="http://schemas.openxmlformats.org/officeDocument/2006/relationships/hyperlink" Target="https://paperpile.com/c/dN8otS/ORd7" TargetMode="External"/><Relationship Id="rId128" Type="http://schemas.openxmlformats.org/officeDocument/2006/relationships/image" Target="media/image120.png"/><Relationship Id="rId249" Type="http://schemas.openxmlformats.org/officeDocument/2006/relationships/image" Target="media/image26.png"/><Relationship Id="rId127" Type="http://schemas.openxmlformats.org/officeDocument/2006/relationships/hyperlink" Target="https://www.codecogs.com/eqnedit.php?latex=m_c#0" TargetMode="External"/><Relationship Id="rId248" Type="http://schemas.openxmlformats.org/officeDocument/2006/relationships/image" Target="media/image80.png"/><Relationship Id="rId126" Type="http://schemas.openxmlformats.org/officeDocument/2006/relationships/hyperlink" Target="https://paperpile.com/c/dN8otS/ORd7" TargetMode="External"/><Relationship Id="rId247" Type="http://schemas.openxmlformats.org/officeDocument/2006/relationships/hyperlink" Target="https://www.codecogs.com/eqnedit.php?latex=c_r#0" TargetMode="External"/><Relationship Id="rId121" Type="http://schemas.openxmlformats.org/officeDocument/2006/relationships/hyperlink" Target="https://www.codecogs.com/eqnedit.php?latex=c#0" TargetMode="External"/><Relationship Id="rId242" Type="http://schemas.openxmlformats.org/officeDocument/2006/relationships/hyperlink" Target="https://paperpile.com/c/dN8otS/SpsH" TargetMode="External"/><Relationship Id="rId120" Type="http://schemas.openxmlformats.org/officeDocument/2006/relationships/hyperlink" Target="https://paperpile.com/c/dN8otS/fwfy" TargetMode="External"/><Relationship Id="rId241" Type="http://schemas.openxmlformats.org/officeDocument/2006/relationships/image" Target="media/image87.png"/><Relationship Id="rId240" Type="http://schemas.openxmlformats.org/officeDocument/2006/relationships/hyperlink" Target="https://www.codecogs.com/eqnedit.php?latex=%5Cmu_C#0" TargetMode="External"/><Relationship Id="rId125" Type="http://schemas.openxmlformats.org/officeDocument/2006/relationships/image" Target="media/image70.png"/><Relationship Id="rId246" Type="http://schemas.openxmlformats.org/officeDocument/2006/relationships/hyperlink" Target="https://paperpile.com/c/dN8otS/X3R2+LdAZ" TargetMode="External"/><Relationship Id="rId124" Type="http://schemas.openxmlformats.org/officeDocument/2006/relationships/hyperlink" Target="https://www.codecogs.com/eqnedit.php?latex=m_h#0" TargetMode="External"/><Relationship Id="rId245" Type="http://schemas.openxmlformats.org/officeDocument/2006/relationships/hyperlink" Target="https://paperpile.com/c/dN8otS/H7Zg+2sse+omwI+J1vm+d1Z8" TargetMode="External"/><Relationship Id="rId123" Type="http://schemas.openxmlformats.org/officeDocument/2006/relationships/hyperlink" Target="https://paperpile.com/c/dN8otS/ORd7" TargetMode="External"/><Relationship Id="rId244" Type="http://schemas.openxmlformats.org/officeDocument/2006/relationships/hyperlink" Target="https://paperpile.com/c/dN8otS/A429" TargetMode="External"/><Relationship Id="rId122" Type="http://schemas.openxmlformats.org/officeDocument/2006/relationships/image" Target="media/image29.png"/><Relationship Id="rId243" Type="http://schemas.openxmlformats.org/officeDocument/2006/relationships/hyperlink" Target="https://paperpile.com/c/dN8otS/w1fb" TargetMode="External"/><Relationship Id="rId95" Type="http://schemas.openxmlformats.org/officeDocument/2006/relationships/hyperlink" Target="https://paperpile.com/c/dN8otS/lLL3" TargetMode="External"/><Relationship Id="rId94" Type="http://schemas.openxmlformats.org/officeDocument/2006/relationships/image" Target="media/image35.png"/><Relationship Id="rId97" Type="http://schemas.openxmlformats.org/officeDocument/2006/relationships/image" Target="media/image71.png"/><Relationship Id="rId96" Type="http://schemas.openxmlformats.org/officeDocument/2006/relationships/hyperlink" Target="https://www.codecogs.com/eqnedit.php?latex=1%2F%5Csigma#0" TargetMode="External"/><Relationship Id="rId99" Type="http://schemas.openxmlformats.org/officeDocument/2006/relationships/hyperlink" Target="https://www.codecogs.com/eqnedit.php?latex=1%2F%5Ctilde%7B%5Csigma%7D#0" TargetMode="External"/><Relationship Id="rId98" Type="http://schemas.openxmlformats.org/officeDocument/2006/relationships/hyperlink" Target="https://paperpile.com/c/dN8otS/OWam" TargetMode="External"/><Relationship Id="rId91" Type="http://schemas.openxmlformats.org/officeDocument/2006/relationships/image" Target="media/image57.png"/><Relationship Id="rId90" Type="http://schemas.openxmlformats.org/officeDocument/2006/relationships/hyperlink" Target="https://www.codecogs.com/eqnedit.php?latex=k_A#0" TargetMode="External"/><Relationship Id="rId93" Type="http://schemas.openxmlformats.org/officeDocument/2006/relationships/hyperlink" Target="https://www.codecogs.com/eqnedit.php?latex=k_M#0" TargetMode="External"/><Relationship Id="rId92" Type="http://schemas.openxmlformats.org/officeDocument/2006/relationships/hyperlink" Target="https://paperpile.com/c/dN8otS/lLL3" TargetMode="External"/><Relationship Id="rId118" Type="http://schemas.openxmlformats.org/officeDocument/2006/relationships/hyperlink" Target="https://www.codecogs.com/eqnedit.php?latex=%5Cdelta#0" TargetMode="External"/><Relationship Id="rId239" Type="http://schemas.openxmlformats.org/officeDocument/2006/relationships/hyperlink" Target="https://paperpile.com/c/dN8otS/fwfy" TargetMode="External"/><Relationship Id="rId117" Type="http://schemas.openxmlformats.org/officeDocument/2006/relationships/hyperlink" Target="https://paperpile.com/c/dN8otS/ORd7" TargetMode="External"/><Relationship Id="rId238" Type="http://schemas.openxmlformats.org/officeDocument/2006/relationships/image" Target="media/image23.png"/><Relationship Id="rId116" Type="http://schemas.openxmlformats.org/officeDocument/2006/relationships/image" Target="media/image14.png"/><Relationship Id="rId237" Type="http://schemas.openxmlformats.org/officeDocument/2006/relationships/hyperlink" Target="https://www.codecogs.com/eqnedit.php?latex=%5Cmu_H#0" TargetMode="External"/><Relationship Id="rId115" Type="http://schemas.openxmlformats.org/officeDocument/2006/relationships/hyperlink" Target="https://www.codecogs.com/eqnedit.php?latex=1%2F%5Cgamma#0" TargetMode="External"/><Relationship Id="rId236" Type="http://schemas.openxmlformats.org/officeDocument/2006/relationships/hyperlink" Target="https://paperpile.com/c/dN8otS/fwfy" TargetMode="External"/><Relationship Id="rId119" Type="http://schemas.openxmlformats.org/officeDocument/2006/relationships/image" Target="media/image13.png"/><Relationship Id="rId110" Type="http://schemas.openxmlformats.org/officeDocument/2006/relationships/image" Target="media/image59.png"/><Relationship Id="rId231" Type="http://schemas.openxmlformats.org/officeDocument/2006/relationships/hyperlink" Target="https://www.codecogs.com/eqnedit.php?latex=1%2F%5Cpsi_H#0" TargetMode="External"/><Relationship Id="rId230" Type="http://schemas.openxmlformats.org/officeDocument/2006/relationships/hyperlink" Target="https://paperpile.com/c/dN8otS/ORd7" TargetMode="External"/><Relationship Id="rId351" Type="http://schemas.openxmlformats.org/officeDocument/2006/relationships/footer" Target="footer1.xml"/><Relationship Id="rId350" Type="http://schemas.openxmlformats.org/officeDocument/2006/relationships/header" Target="header1.xml"/><Relationship Id="rId114" Type="http://schemas.openxmlformats.org/officeDocument/2006/relationships/hyperlink" Target="https://paperpile.com/c/dN8otS/ORd7" TargetMode="External"/><Relationship Id="rId235" Type="http://schemas.openxmlformats.org/officeDocument/2006/relationships/image" Target="media/image113.gif"/><Relationship Id="rId113" Type="http://schemas.openxmlformats.org/officeDocument/2006/relationships/image" Target="media/image97.png"/><Relationship Id="rId234" Type="http://schemas.openxmlformats.org/officeDocument/2006/relationships/hyperlink" Target="http://www.sciweavers.org/tex2img.php?bc=Transparent&amp;fc=Black&amp;im=jpg&amp;fs=100&amp;ff=modern&amp;edit=0&amp;eq=1%2F%5Cpsi_C#0" TargetMode="External"/><Relationship Id="rId112" Type="http://schemas.openxmlformats.org/officeDocument/2006/relationships/hyperlink" Target="https://www.codecogs.com/eqnedit.php?latex=q#0" TargetMode="External"/><Relationship Id="rId233" Type="http://schemas.openxmlformats.org/officeDocument/2006/relationships/hyperlink" Target="https://paperpile.com/c/dN8otS/PFuL" TargetMode="External"/><Relationship Id="rId111" Type="http://schemas.openxmlformats.org/officeDocument/2006/relationships/hyperlink" Target="https://paperpile.com/c/dN8otS/ORd7" TargetMode="External"/><Relationship Id="rId232" Type="http://schemas.openxmlformats.org/officeDocument/2006/relationships/image" Target="media/image24.png"/><Relationship Id="rId305" Type="http://schemas.openxmlformats.org/officeDocument/2006/relationships/hyperlink" Target="https://www.who.int/news-room/commentaries/detail/modes-of-transmission-of-virus-causing-covid-19-implications-for-ipc-precaution-recommendations" TargetMode="External"/><Relationship Id="rId304" Type="http://schemas.openxmlformats.org/officeDocument/2006/relationships/hyperlink" Target="http://paperpile.com/b/dN8otS/JK7m" TargetMode="External"/><Relationship Id="rId303" Type="http://schemas.openxmlformats.org/officeDocument/2006/relationships/hyperlink" Target="https://blogs.scientificamerican.com/observations/can-india-contain-the-pandemic/" TargetMode="External"/><Relationship Id="rId302" Type="http://schemas.openxmlformats.org/officeDocument/2006/relationships/hyperlink" Target="http://paperpile.com/b/dN8otS/91GbA" TargetMode="External"/><Relationship Id="rId309" Type="http://schemas.openxmlformats.org/officeDocument/2006/relationships/hyperlink" Target="http://censusindia.gov.in/2011census/C-series/C-13.html" TargetMode="External"/><Relationship Id="rId308" Type="http://schemas.openxmlformats.org/officeDocument/2006/relationships/hyperlink" Target="http://paperpile.com/b/dN8otS/A429" TargetMode="External"/><Relationship Id="rId307" Type="http://schemas.openxmlformats.org/officeDocument/2006/relationships/hyperlink" Target="https://www.who.int/emergencies/diseases/novel-coronavirus-2019/advice-for-public" TargetMode="External"/><Relationship Id="rId306" Type="http://schemas.openxmlformats.org/officeDocument/2006/relationships/hyperlink" Target="http://paperpile.com/b/dN8otS/2jwO" TargetMode="External"/><Relationship Id="rId301" Type="http://schemas.openxmlformats.org/officeDocument/2006/relationships/hyperlink" Target="https://www.codecogs.com/eqnedit.php?latex=R_0%3D2.5#0" TargetMode="External"/><Relationship Id="rId300" Type="http://schemas.openxmlformats.org/officeDocument/2006/relationships/hyperlink" Target="https://www.codecogs.com/eqnedit.php?latex=R_0%3D2.25#0" TargetMode="External"/><Relationship Id="rId206" Type="http://schemas.openxmlformats.org/officeDocument/2006/relationships/image" Target="media/image19.png"/><Relationship Id="rId327" Type="http://schemas.openxmlformats.org/officeDocument/2006/relationships/hyperlink" Target="http://paperpile.com/b/dN8otS/SpsH" TargetMode="External"/><Relationship Id="rId205" Type="http://schemas.openxmlformats.org/officeDocument/2006/relationships/hyperlink" Target="https://www.codecogs.com/eqnedit.php?latex=1%2F%5Csigma%20-%201%2F%5Ctilde%7B%5Csigma%7D#0" TargetMode="External"/><Relationship Id="rId326" Type="http://schemas.openxmlformats.org/officeDocument/2006/relationships/hyperlink" Target="http://dx.doi.org/10.1001/jama.2020.1585" TargetMode="External"/><Relationship Id="rId204" Type="http://schemas.openxmlformats.org/officeDocument/2006/relationships/image" Target="media/image30.png"/><Relationship Id="rId325" Type="http://schemas.openxmlformats.org/officeDocument/2006/relationships/hyperlink" Target="http://paperpile.com/b/dN8otS/PFuL" TargetMode="External"/><Relationship Id="rId203" Type="http://schemas.openxmlformats.org/officeDocument/2006/relationships/hyperlink" Target="https://www.codecogs.com/eqnedit.php?latex=1%2F%5Chat%7B%5Csigma%7D#0" TargetMode="External"/><Relationship Id="rId324" Type="http://schemas.openxmlformats.org/officeDocument/2006/relationships/hyperlink" Target="https://github.com/midas-network/COVID-19" TargetMode="External"/><Relationship Id="rId209" Type="http://schemas.openxmlformats.org/officeDocument/2006/relationships/hyperlink" Target="https://paperpile.com/c/dN8otS/tohb" TargetMode="External"/><Relationship Id="rId208" Type="http://schemas.openxmlformats.org/officeDocument/2006/relationships/image" Target="media/image16.png"/><Relationship Id="rId329" Type="http://schemas.openxmlformats.org/officeDocument/2006/relationships/hyperlink" Target="http://paperpile.com/b/dN8otS/Kwwz" TargetMode="External"/><Relationship Id="rId207" Type="http://schemas.openxmlformats.org/officeDocument/2006/relationships/hyperlink" Target="https://www.codecogs.com/eqnedit.php?latex=a#0" TargetMode="External"/><Relationship Id="rId328" Type="http://schemas.openxmlformats.org/officeDocument/2006/relationships/hyperlink" Target="http://dx.doi.org/10.1016/S2213-2600(20)30079-5" TargetMode="External"/><Relationship Id="rId202" Type="http://schemas.openxmlformats.org/officeDocument/2006/relationships/hyperlink" Target="https://paperpile.com/c/dN8otS/Bkwc" TargetMode="External"/><Relationship Id="rId323" Type="http://schemas.openxmlformats.org/officeDocument/2006/relationships/hyperlink" Target="http://paperpile.com/b/dN8otS/fwfy" TargetMode="External"/><Relationship Id="rId201" Type="http://schemas.openxmlformats.org/officeDocument/2006/relationships/image" Target="media/image106.png"/><Relationship Id="rId322" Type="http://schemas.openxmlformats.org/officeDocument/2006/relationships/hyperlink" Target="http://paperpile.com/b/dN8otS/ORd7" TargetMode="External"/><Relationship Id="rId200" Type="http://schemas.openxmlformats.org/officeDocument/2006/relationships/hyperlink" Target="https://www.codecogs.com/eqnedit.php?latex=1%2F%5Ctilde%7B%5Csigma%7D#0" TargetMode="External"/><Relationship Id="rId321" Type="http://schemas.openxmlformats.org/officeDocument/2006/relationships/hyperlink" Target="http://dx.doi.org/10.1016/S1473-3099(20)30198-5" TargetMode="External"/><Relationship Id="rId320" Type="http://schemas.openxmlformats.org/officeDocument/2006/relationships/hyperlink" Target="http://paperpile.com/b/dN8otS/tohb" TargetMode="External"/><Relationship Id="rId316" Type="http://schemas.openxmlformats.org/officeDocument/2006/relationships/hyperlink" Target="http://paperpile.com/b/dN8otS/lLL3" TargetMode="External"/><Relationship Id="rId315" Type="http://schemas.openxmlformats.org/officeDocument/2006/relationships/hyperlink" Target="http://arxiv.org/abs/2004.00958" TargetMode="External"/><Relationship Id="rId314" Type="http://schemas.openxmlformats.org/officeDocument/2006/relationships/hyperlink" Target="http://paperpile.com/b/dN8otS/k1rM" TargetMode="External"/><Relationship Id="rId313" Type="http://schemas.openxmlformats.org/officeDocument/2006/relationships/hyperlink" Target="http://arxiv.org/abs/2003.12055" TargetMode="External"/><Relationship Id="rId319" Type="http://schemas.openxmlformats.org/officeDocument/2006/relationships/hyperlink" Target="http://dx.doi.org/10.7326/M20-0504" TargetMode="External"/><Relationship Id="rId318" Type="http://schemas.openxmlformats.org/officeDocument/2006/relationships/hyperlink" Target="http://paperpile.com/b/dN8otS/OWam" TargetMode="External"/><Relationship Id="rId317" Type="http://schemas.openxmlformats.org/officeDocument/2006/relationships/hyperlink" Target="http://dx.doi.org/10.1126/science.abb3221" TargetMode="External"/><Relationship Id="rId312" Type="http://schemas.openxmlformats.org/officeDocument/2006/relationships/hyperlink" Target="http://paperpile.com/b/dN8otS/38yW" TargetMode="External"/><Relationship Id="rId311" Type="http://schemas.openxmlformats.org/officeDocument/2006/relationships/hyperlink" Target="http://dx.doi.org/10.1038/s41591-020-0869-5" TargetMode="External"/><Relationship Id="rId310" Type="http://schemas.openxmlformats.org/officeDocument/2006/relationships/hyperlink" Target="http://paperpile.com/b/dN8otS/Bkw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